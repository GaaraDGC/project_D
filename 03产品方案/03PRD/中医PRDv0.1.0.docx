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87B" w:rsidRPr="003247F2" w:rsidRDefault="008E387B">
      <w:pPr>
        <w:rPr>
          <w:rFonts w:ascii="Arial" w:hAnsi="Arial" w:cs="Arial"/>
        </w:rPr>
      </w:pPr>
    </w:p>
    <w:p w:rsidR="008E387B" w:rsidRPr="003247F2" w:rsidRDefault="008E387B">
      <w:pPr>
        <w:jc w:val="center"/>
        <w:rPr>
          <w:rFonts w:ascii="Arial" w:hAnsi="Arial" w:cs="Arial"/>
        </w:rPr>
      </w:pPr>
    </w:p>
    <w:p w:rsidR="008E387B" w:rsidRPr="003247F2" w:rsidRDefault="008E387B">
      <w:pPr>
        <w:jc w:val="center"/>
        <w:rPr>
          <w:rFonts w:ascii="Arial" w:hAnsi="Arial" w:cs="Arial"/>
        </w:rPr>
      </w:pPr>
    </w:p>
    <w:p w:rsidR="008E387B" w:rsidRPr="003247F2" w:rsidRDefault="008E387B">
      <w:pPr>
        <w:jc w:val="center"/>
        <w:rPr>
          <w:rFonts w:ascii="Arial" w:hAnsi="Arial" w:cs="Arial"/>
        </w:rPr>
      </w:pPr>
      <w:bookmarkStart w:id="0" w:name="_Toc418479672"/>
      <w:bookmarkStart w:id="1" w:name="hp_TitlePage"/>
    </w:p>
    <w:p w:rsidR="008E387B" w:rsidRPr="003247F2" w:rsidRDefault="008E387B">
      <w:pPr>
        <w:jc w:val="center"/>
        <w:rPr>
          <w:rFonts w:ascii="Arial" w:hAnsi="Arial" w:cs="Arial"/>
        </w:rPr>
      </w:pPr>
    </w:p>
    <w:p w:rsidR="00781C52" w:rsidRPr="00FC50AB" w:rsidRDefault="00781C52" w:rsidP="00781C52">
      <w:pPr>
        <w:jc w:val="center"/>
        <w:rPr>
          <w:rFonts w:ascii="Arial" w:eastAsia="黑体" w:hAnsi="Arial" w:cs="Arial"/>
          <w:b/>
          <w:bCs/>
          <w:sz w:val="52"/>
        </w:rPr>
      </w:pPr>
    </w:p>
    <w:p w:rsidR="00781C52" w:rsidRPr="00FC50AB" w:rsidRDefault="00781C52" w:rsidP="00781C52">
      <w:pPr>
        <w:jc w:val="center"/>
        <w:rPr>
          <w:rFonts w:ascii="Arial" w:hAnsi="Arial" w:cs="Arial"/>
          <w:b/>
        </w:rPr>
      </w:pPr>
      <w:r w:rsidRPr="00FC50AB">
        <w:rPr>
          <w:rFonts w:ascii="Arial" w:eastAsia="黑体" w:hAnsi="Arial" w:cs="Arial"/>
          <w:b/>
          <w:bCs/>
          <w:sz w:val="52"/>
        </w:rPr>
        <w:t>产品需求说明书</w:t>
      </w: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p w:rsidR="00781C52" w:rsidRPr="00FC50AB" w:rsidRDefault="00781C52" w:rsidP="00781C52">
      <w:pPr>
        <w:rPr>
          <w:rFonts w:ascii="Arial" w:hAnsi="Arial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781C52" w:rsidRPr="00FC50AB">
        <w:trPr>
          <w:trHeight w:val="483"/>
          <w:jc w:val="center"/>
        </w:trPr>
        <w:tc>
          <w:tcPr>
            <w:tcW w:w="1576" w:type="dxa"/>
            <w:vAlign w:val="center"/>
          </w:tcPr>
          <w:p w:rsidR="00781C52" w:rsidRPr="00FC50AB" w:rsidRDefault="00781C52" w:rsidP="00D0623C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781C52" w:rsidRPr="00FC50AB" w:rsidRDefault="006413A0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V0.0.1</w:t>
            </w:r>
          </w:p>
        </w:tc>
        <w:tc>
          <w:tcPr>
            <w:tcW w:w="1734" w:type="dxa"/>
            <w:vAlign w:val="center"/>
          </w:tcPr>
          <w:p w:rsidR="00781C52" w:rsidRPr="00FC50AB" w:rsidRDefault="00781C52" w:rsidP="00D0623C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781C52" w:rsidRPr="00FC50AB" w:rsidRDefault="007E33E7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wwtx</w:t>
            </w:r>
            <w:r>
              <w:rPr>
                <w:rFonts w:ascii="Arial" w:hAnsi="Arial" w:cs="Arial" w:hint="eastAsia"/>
                <w:sz w:val="18"/>
                <w:szCs w:val="18"/>
              </w:rPr>
              <w:t>2019111101</w:t>
            </w:r>
          </w:p>
        </w:tc>
      </w:tr>
      <w:tr w:rsidR="00781C52" w:rsidRPr="00FC50AB">
        <w:trPr>
          <w:trHeight w:val="416"/>
          <w:jc w:val="center"/>
        </w:trPr>
        <w:tc>
          <w:tcPr>
            <w:tcW w:w="1576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781C52" w:rsidRPr="00FC50AB" w:rsidRDefault="006413A0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保密</w:t>
            </w:r>
            <w:r>
              <w:rPr>
                <w:rFonts w:ascii="Arial" w:hAnsi="Arial" w:cs="Arial"/>
                <w:sz w:val="18"/>
                <w:szCs w:val="18"/>
              </w:rPr>
              <w:t>级</w:t>
            </w:r>
          </w:p>
        </w:tc>
        <w:tc>
          <w:tcPr>
            <w:tcW w:w="1734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归属部门</w:t>
            </w:r>
            <w:r w:rsidRPr="00FC50AB">
              <w:rPr>
                <w:rFonts w:ascii="Arial" w:hAnsi="Arial" w:cs="Arial"/>
                <w:sz w:val="18"/>
                <w:szCs w:val="18"/>
              </w:rPr>
              <w:t>/</w:t>
            </w:r>
            <w:r w:rsidRPr="00FC50AB">
              <w:rPr>
                <w:rFonts w:ascii="Arial" w:hAnsi="Arial" w:cs="Arial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:rsidR="00781C52" w:rsidRPr="00FC50AB" w:rsidRDefault="006413A0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系统产品</w:t>
            </w:r>
            <w:r>
              <w:rPr>
                <w:rFonts w:ascii="Arial" w:hAnsi="Arial" w:cs="Arial"/>
                <w:sz w:val="18"/>
                <w:szCs w:val="18"/>
              </w:rPr>
              <w:t>部</w:t>
            </w:r>
          </w:p>
        </w:tc>
      </w:tr>
      <w:tr w:rsidR="00781C52" w:rsidRPr="00FC50AB">
        <w:trPr>
          <w:trHeight w:val="379"/>
          <w:jc w:val="center"/>
        </w:trPr>
        <w:tc>
          <w:tcPr>
            <w:tcW w:w="1576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781C52" w:rsidRPr="00FC50AB" w:rsidRDefault="006413A0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智慧云中医</w:t>
            </w:r>
          </w:p>
        </w:tc>
        <w:tc>
          <w:tcPr>
            <w:tcW w:w="1734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81C52" w:rsidRPr="00FC50AB">
        <w:trPr>
          <w:trHeight w:val="413"/>
          <w:jc w:val="center"/>
        </w:trPr>
        <w:tc>
          <w:tcPr>
            <w:tcW w:w="1576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781C52" w:rsidRPr="00FC50AB" w:rsidRDefault="006413A0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 w:hint="eastAsia"/>
                <w:sz w:val="18"/>
                <w:szCs w:val="18"/>
              </w:rPr>
              <w:t>邓</w:t>
            </w:r>
            <w:proofErr w:type="gramEnd"/>
            <w:r>
              <w:rPr>
                <w:rFonts w:ascii="Arial" w:hAnsi="Arial" w:cs="Arial" w:hint="eastAsia"/>
                <w:sz w:val="18"/>
                <w:szCs w:val="18"/>
              </w:rPr>
              <w:t>高程</w:t>
            </w:r>
          </w:p>
        </w:tc>
        <w:tc>
          <w:tcPr>
            <w:tcW w:w="1734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781C52" w:rsidRPr="00FC50AB" w:rsidRDefault="00781C52" w:rsidP="00D0623C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bookmarkEnd w:id="2"/>
    </w:tbl>
    <w:p w:rsidR="00781C52" w:rsidRPr="00FC50AB" w:rsidRDefault="00781C52" w:rsidP="00781C52">
      <w:pPr>
        <w:rPr>
          <w:rFonts w:ascii="Arial" w:hAnsi="Arial" w:cs="Arial"/>
        </w:rPr>
      </w:pPr>
    </w:p>
    <w:p w:rsidR="00FC0DE3" w:rsidRDefault="00FC0DE3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Default="00781C52">
      <w:pPr>
        <w:rPr>
          <w:rFonts w:ascii="Arial" w:hAnsi="Arial" w:cs="Arial"/>
        </w:rPr>
      </w:pPr>
    </w:p>
    <w:p w:rsidR="00781C52" w:rsidRPr="003247F2" w:rsidRDefault="00781C52">
      <w:pPr>
        <w:rPr>
          <w:rFonts w:ascii="Arial" w:hAnsi="Arial" w:cs="Arial"/>
        </w:rPr>
      </w:pPr>
    </w:p>
    <w:p w:rsidR="008E387B" w:rsidRPr="003247F2" w:rsidRDefault="005B542F" w:rsidP="00FC0DE3">
      <w:pPr>
        <w:jc w:val="center"/>
        <w:rPr>
          <w:rFonts w:ascii="Arial" w:hAnsi="Arial" w:cs="Arial"/>
          <w:b/>
          <w:bCs/>
          <w:sz w:val="30"/>
        </w:rPr>
      </w:pPr>
      <w:proofErr w:type="gramStart"/>
      <w:r>
        <w:rPr>
          <w:rFonts w:ascii="Arial" w:hAnsi="Arial" w:cs="Arial" w:hint="eastAsia"/>
          <w:b/>
          <w:bCs/>
          <w:sz w:val="30"/>
        </w:rPr>
        <w:t>万维图</w:t>
      </w:r>
      <w:proofErr w:type="gramEnd"/>
      <w:r>
        <w:rPr>
          <w:rFonts w:ascii="Arial" w:hAnsi="Arial" w:cs="Arial" w:hint="eastAsia"/>
          <w:b/>
          <w:bCs/>
          <w:sz w:val="30"/>
        </w:rPr>
        <w:t>新</w:t>
      </w:r>
      <w:r w:rsidR="008E387B" w:rsidRPr="003247F2">
        <w:rPr>
          <w:rFonts w:ascii="Arial" w:hAnsi="Arial" w:cs="Arial"/>
          <w:b/>
          <w:bCs/>
          <w:sz w:val="30"/>
        </w:rPr>
        <w:t xml:space="preserve">  </w:t>
      </w:r>
      <w:r w:rsidR="008E387B" w:rsidRPr="003247F2">
        <w:rPr>
          <w:rFonts w:ascii="Arial" w:hAnsi="Arial" w:cs="Arial"/>
          <w:b/>
          <w:bCs/>
          <w:sz w:val="30"/>
        </w:rPr>
        <w:t>版权所有</w:t>
      </w:r>
    </w:p>
    <w:p w:rsidR="00BA11EA" w:rsidRPr="003247F2" w:rsidRDefault="008E387B">
      <w:pPr>
        <w:jc w:val="center"/>
        <w:rPr>
          <w:rFonts w:ascii="Arial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30"/>
        </w:rPr>
        <w:t>内部资料</w:t>
      </w:r>
      <w:r w:rsidRPr="003247F2">
        <w:rPr>
          <w:rFonts w:ascii="Arial" w:hAnsi="Arial" w:cs="Arial"/>
          <w:b/>
          <w:bCs/>
          <w:sz w:val="30"/>
        </w:rPr>
        <w:t xml:space="preserve"> </w:t>
      </w:r>
      <w:r w:rsidRPr="003247F2">
        <w:rPr>
          <w:rFonts w:ascii="Arial" w:hAnsi="Arial" w:cs="Arial"/>
          <w:b/>
          <w:bCs/>
          <w:sz w:val="30"/>
        </w:rPr>
        <w:t>注意保密</w:t>
      </w:r>
    </w:p>
    <w:p w:rsidR="008E387B" w:rsidRPr="003247F2" w:rsidRDefault="00BA11EA" w:rsidP="00BA11EA">
      <w:pPr>
        <w:rPr>
          <w:rFonts w:ascii="Arial" w:eastAsia="隶书" w:hAnsi="Arial" w:cs="Arial"/>
          <w:b/>
          <w:bCs/>
          <w:sz w:val="30"/>
        </w:rPr>
      </w:pPr>
      <w:r w:rsidRPr="003247F2">
        <w:rPr>
          <w:rFonts w:ascii="Arial" w:eastAsia="隶书" w:hAnsi="Arial" w:cs="Arial"/>
          <w:b/>
          <w:bCs/>
          <w:sz w:val="30"/>
        </w:rPr>
        <w:br w:type="page"/>
      </w:r>
      <w:bookmarkEnd w:id="0"/>
      <w:bookmarkEnd w:id="1"/>
      <w:r w:rsidR="008E387B" w:rsidRPr="003247F2">
        <w:rPr>
          <w:rFonts w:ascii="Arial" w:hAnsi="Arial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8E387B" w:rsidRPr="003247F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8E387B" w:rsidRPr="003247F2" w:rsidRDefault="008E387B" w:rsidP="00993341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8E387B" w:rsidRPr="003247F2">
        <w:tc>
          <w:tcPr>
            <w:tcW w:w="1188" w:type="dxa"/>
            <w:vAlign w:val="center"/>
          </w:tcPr>
          <w:p w:rsidR="008E387B" w:rsidRPr="003247F2" w:rsidRDefault="005B54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 w:hint="eastAsia"/>
              </w:rPr>
              <w:t>0</w:t>
            </w:r>
            <w:r>
              <w:rPr>
                <w:rFonts w:ascii="Arial" w:hAnsi="Arial" w:cs="Arial"/>
              </w:rPr>
              <w:t>.1.0</w:t>
            </w:r>
          </w:p>
        </w:tc>
        <w:tc>
          <w:tcPr>
            <w:tcW w:w="1440" w:type="dxa"/>
            <w:vAlign w:val="center"/>
          </w:tcPr>
          <w:p w:rsidR="008E387B" w:rsidRPr="003247F2" w:rsidRDefault="005B542F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邓</w:t>
            </w:r>
            <w:proofErr w:type="gramEnd"/>
            <w:r>
              <w:rPr>
                <w:rFonts w:ascii="Arial" w:hAnsi="Arial" w:cs="Arial" w:hint="eastAsia"/>
              </w:rPr>
              <w:t>高程</w:t>
            </w:r>
          </w:p>
        </w:tc>
        <w:tc>
          <w:tcPr>
            <w:tcW w:w="1440" w:type="dxa"/>
            <w:vAlign w:val="center"/>
          </w:tcPr>
          <w:p w:rsidR="008E387B" w:rsidRPr="003247F2" w:rsidRDefault="005B54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2019-11-11</w:t>
            </w:r>
          </w:p>
        </w:tc>
        <w:tc>
          <w:tcPr>
            <w:tcW w:w="5220" w:type="dxa"/>
            <w:vAlign w:val="center"/>
          </w:tcPr>
          <w:p w:rsidR="008E387B" w:rsidRPr="003247F2" w:rsidRDefault="005B542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中医</w:t>
            </w:r>
            <w:r>
              <w:rPr>
                <w:rFonts w:ascii="Arial" w:hAnsi="Arial" w:cs="Arial"/>
              </w:rPr>
              <w:t>App</w:t>
            </w:r>
            <w:r>
              <w:rPr>
                <w:rFonts w:ascii="Arial" w:hAnsi="Arial" w:cs="Arial" w:hint="eastAsia"/>
              </w:rPr>
              <w:t>产品</w:t>
            </w:r>
            <w:r>
              <w:rPr>
                <w:rFonts w:ascii="Arial" w:hAnsi="Arial" w:cs="Arial"/>
              </w:rPr>
              <w:t>需求文档</w:t>
            </w:r>
            <w:r>
              <w:rPr>
                <w:rFonts w:ascii="Arial" w:hAnsi="Arial" w:cs="Arial" w:hint="eastAsia"/>
              </w:rPr>
              <w:t>第一版</w:t>
            </w:r>
            <w:r>
              <w:rPr>
                <w:rFonts w:ascii="Arial" w:hAnsi="Arial" w:cs="Arial"/>
              </w:rPr>
              <w:t>草稿</w:t>
            </w:r>
          </w:p>
        </w:tc>
      </w:tr>
      <w:tr w:rsidR="008E387B" w:rsidRPr="003247F2">
        <w:tc>
          <w:tcPr>
            <w:tcW w:w="1188" w:type="dxa"/>
            <w:vAlign w:val="center"/>
          </w:tcPr>
          <w:p w:rsidR="008E387B" w:rsidRPr="003247F2" w:rsidRDefault="00502B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V0.2.0</w:t>
            </w:r>
          </w:p>
        </w:tc>
        <w:tc>
          <w:tcPr>
            <w:tcW w:w="1440" w:type="dxa"/>
            <w:vAlign w:val="center"/>
          </w:tcPr>
          <w:p w:rsidR="008E387B" w:rsidRPr="003247F2" w:rsidRDefault="00502B35">
            <w:pPr>
              <w:pStyle w:val="10"/>
              <w:spacing w:beforeLines="0" w:before="0" w:afterLines="0" w:after="0"/>
              <w:jc w:val="center"/>
              <w:rPr>
                <w:rFonts w:ascii="Arial" w:hAnsi="Arial" w:cs="Arial"/>
                <w:noProof w:val="0"/>
              </w:rPr>
            </w:pPr>
            <w:proofErr w:type="gramStart"/>
            <w:r>
              <w:rPr>
                <w:rFonts w:ascii="Arial" w:hAnsi="Arial" w:cs="Arial" w:hint="eastAsia"/>
                <w:noProof w:val="0"/>
              </w:rPr>
              <w:t>邓</w:t>
            </w:r>
            <w:proofErr w:type="gramEnd"/>
            <w:r>
              <w:rPr>
                <w:rFonts w:ascii="Arial" w:hAnsi="Arial" w:cs="Arial" w:hint="eastAsia"/>
                <w:noProof w:val="0"/>
              </w:rPr>
              <w:t>高程</w:t>
            </w:r>
          </w:p>
        </w:tc>
        <w:tc>
          <w:tcPr>
            <w:tcW w:w="1440" w:type="dxa"/>
            <w:vAlign w:val="center"/>
          </w:tcPr>
          <w:p w:rsidR="008E387B" w:rsidRPr="003247F2" w:rsidRDefault="00502B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2019-11-14</w:t>
            </w:r>
          </w:p>
        </w:tc>
        <w:tc>
          <w:tcPr>
            <w:tcW w:w="5220" w:type="dxa"/>
            <w:vAlign w:val="center"/>
          </w:tcPr>
          <w:p w:rsidR="008E387B" w:rsidRPr="003247F2" w:rsidRDefault="00502B3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完成舌诊</w:t>
            </w:r>
            <w:r>
              <w:rPr>
                <w:rFonts w:ascii="Arial" w:hAnsi="Arial" w:cs="Arial"/>
              </w:rPr>
              <w:t>&amp;</w:t>
            </w:r>
            <w:r>
              <w:rPr>
                <w:rFonts w:ascii="Arial" w:hAnsi="Arial" w:cs="Arial"/>
              </w:rPr>
              <w:t>咨询</w:t>
            </w:r>
            <w:r>
              <w:rPr>
                <w:rFonts w:ascii="Arial" w:hAnsi="Arial" w:cs="Arial" w:hint="eastAsia"/>
              </w:rPr>
              <w:t>功能</w:t>
            </w:r>
            <w:r>
              <w:rPr>
                <w:rFonts w:ascii="Arial" w:hAnsi="Arial" w:cs="Arial"/>
              </w:rPr>
              <w:t>模块说明</w:t>
            </w:r>
          </w:p>
        </w:tc>
      </w:tr>
      <w:tr w:rsidR="008E387B" w:rsidRPr="003247F2">
        <w:tc>
          <w:tcPr>
            <w:tcW w:w="1188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:rsidR="008E387B" w:rsidRPr="003247F2" w:rsidRDefault="008E387B">
            <w:pPr>
              <w:rPr>
                <w:rFonts w:ascii="Arial" w:hAnsi="Arial" w:cs="Arial"/>
              </w:rPr>
            </w:pPr>
          </w:p>
        </w:tc>
      </w:tr>
      <w:tr w:rsidR="008E387B" w:rsidRPr="003247F2">
        <w:tc>
          <w:tcPr>
            <w:tcW w:w="1188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:rsidR="008E387B" w:rsidRPr="003247F2" w:rsidRDefault="008E38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:rsidR="008E387B" w:rsidRPr="003247F2" w:rsidRDefault="008E387B">
            <w:pPr>
              <w:rPr>
                <w:rFonts w:ascii="Arial" w:hAnsi="Arial" w:cs="Arial"/>
              </w:rPr>
            </w:pPr>
          </w:p>
        </w:tc>
      </w:tr>
    </w:tbl>
    <w:p w:rsidR="008E387B" w:rsidRPr="003247F2" w:rsidRDefault="008E387B">
      <w:pPr>
        <w:rPr>
          <w:rFonts w:ascii="Arial" w:hAnsi="Arial" w:cs="Arial"/>
        </w:rPr>
      </w:pPr>
    </w:p>
    <w:p w:rsidR="008E387B" w:rsidRPr="003247F2" w:rsidRDefault="008E387B" w:rsidP="00F61C43">
      <w:pPr>
        <w:jc w:val="center"/>
        <w:rPr>
          <w:rFonts w:ascii="Arial" w:hAnsi="Arial" w:cs="Arial"/>
          <w:b/>
        </w:rPr>
      </w:pPr>
      <w:r w:rsidRPr="003247F2">
        <w:rPr>
          <w:rFonts w:ascii="Arial" w:hAnsi="Arial" w:cs="Arial"/>
          <w:b/>
        </w:rPr>
        <w:br w:type="page"/>
      </w:r>
      <w:r w:rsidRPr="003247F2">
        <w:rPr>
          <w:rFonts w:ascii="Arial" w:hAnsi="Arial" w:cs="Arial"/>
          <w:b/>
          <w:sz w:val="28"/>
        </w:rPr>
        <w:lastRenderedPageBreak/>
        <w:t>目</w:t>
      </w:r>
      <w:r w:rsidRPr="003247F2">
        <w:rPr>
          <w:rFonts w:ascii="Arial" w:hAnsi="Arial" w:cs="Arial"/>
          <w:b/>
          <w:sz w:val="28"/>
        </w:rPr>
        <w:t xml:space="preserve"> </w:t>
      </w:r>
      <w:r w:rsidRPr="003247F2">
        <w:rPr>
          <w:rFonts w:ascii="Arial" w:hAnsi="Arial" w:cs="Arial"/>
          <w:b/>
          <w:sz w:val="28"/>
        </w:rPr>
        <w:t>录</w:t>
      </w:r>
    </w:p>
    <w:bookmarkStart w:id="3" w:name="_Toc420374779"/>
    <w:bookmarkStart w:id="4" w:name="_Toc421432891"/>
    <w:bookmarkStart w:id="5" w:name="_Toc421943176"/>
    <w:bookmarkStart w:id="6" w:name="_Toc424723353"/>
    <w:p w:rsidR="006A0441" w:rsidRPr="00BF7F4E" w:rsidRDefault="008E387B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r w:rsidRPr="003247F2">
        <w:rPr>
          <w:rFonts w:ascii="Arial" w:hAnsi="Arial" w:cs="Arial"/>
          <w:noProof w:val="0"/>
          <w:sz w:val="21"/>
        </w:rPr>
        <w:fldChar w:fldCharType="begin"/>
      </w:r>
      <w:r w:rsidRPr="003247F2">
        <w:rPr>
          <w:rFonts w:ascii="Arial" w:hAnsi="Arial" w:cs="Arial"/>
          <w:noProof w:val="0"/>
          <w:sz w:val="21"/>
        </w:rPr>
        <w:instrText xml:space="preserve"> TOC \o "1-6" \h \z </w:instrText>
      </w:r>
      <w:r w:rsidRPr="003247F2">
        <w:rPr>
          <w:rFonts w:ascii="Arial" w:hAnsi="Arial" w:cs="Arial"/>
          <w:noProof w:val="0"/>
          <w:sz w:val="21"/>
        </w:rPr>
        <w:fldChar w:fldCharType="separate"/>
      </w:r>
      <w:hyperlink w:anchor="_Toc263801763" w:history="1">
        <w:r w:rsidR="006A0441" w:rsidRPr="006B7650">
          <w:rPr>
            <w:rStyle w:val="a5"/>
            <w:rFonts w:ascii="Arial" w:hAnsi="Arial" w:cs="Arial" w:hint="eastAsia"/>
          </w:rPr>
          <w:t>一、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简介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_Toc263801763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4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64" w:history="1">
        <w:r w:rsidR="006A0441" w:rsidRPr="006B7650">
          <w:rPr>
            <w:rStyle w:val="a5"/>
            <w:rFonts w:cs="Arial" w:hint="eastAsia"/>
            <w:noProof/>
          </w:rPr>
          <w:t>1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目的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_Toc263801764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4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65" w:history="1">
        <w:r w:rsidR="006A0441" w:rsidRPr="006B7650">
          <w:rPr>
            <w:rStyle w:val="a5"/>
            <w:rFonts w:cs="Arial" w:hint="eastAsia"/>
            <w:noProof/>
          </w:rPr>
          <w:t>2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范围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_Toc263801765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4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66" w:history="1">
        <w:r w:rsidR="006A0441" w:rsidRPr="006B7650">
          <w:rPr>
            <w:rStyle w:val="a5"/>
            <w:rFonts w:ascii="Arial" w:hAnsi="Arial" w:cs="Arial" w:hint="eastAsia"/>
          </w:rPr>
          <w:t>二、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用户角色描述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_Toc263801766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4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67" w:history="1">
        <w:r w:rsidR="006A0441" w:rsidRPr="006B7650">
          <w:rPr>
            <w:rStyle w:val="a5"/>
            <w:rFonts w:ascii="Arial" w:hAnsi="Arial" w:cs="Arial" w:hint="eastAsia"/>
          </w:rPr>
          <w:t>三、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产品概述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_Toc263801767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4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68" w:history="1">
        <w:r w:rsidR="006A0441" w:rsidRPr="006B7650">
          <w:rPr>
            <w:rStyle w:val="a5"/>
            <w:rFonts w:cs="Arial" w:hint="eastAsia"/>
            <w:noProof/>
          </w:rPr>
          <w:t>1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目标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_Toc263801768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4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69" w:history="1">
        <w:r w:rsidR="006A0441" w:rsidRPr="006B7650">
          <w:rPr>
            <w:rStyle w:val="a5"/>
            <w:rFonts w:cs="Arial" w:hint="eastAsia"/>
            <w:noProof/>
          </w:rPr>
          <w:t>2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总体流程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_Toc263801769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4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70" w:history="1">
        <w:r w:rsidR="006A0441" w:rsidRPr="006B7650">
          <w:rPr>
            <w:rStyle w:val="a5"/>
            <w:rFonts w:cs="Arial" w:hint="eastAsia"/>
            <w:noProof/>
          </w:rPr>
          <w:t>3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功能摘要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_Toc263801770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4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71" w:history="1">
        <w:r w:rsidR="006A0441" w:rsidRPr="006B7650">
          <w:rPr>
            <w:rStyle w:val="a5"/>
            <w:rFonts w:ascii="Arial" w:hAnsi="Arial" w:cs="Arial" w:hint="eastAsia"/>
          </w:rPr>
          <w:t>四、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产品特性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_Toc263801771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5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72" w:history="1">
        <w:r w:rsidR="006A0441" w:rsidRPr="006B7650">
          <w:rPr>
            <w:rStyle w:val="a5"/>
            <w:rFonts w:cs="Arial" w:hint="eastAsia"/>
            <w:noProof/>
          </w:rPr>
          <w:t>1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第一部分</w:t>
        </w:r>
        <w:r w:rsidR="006A0441" w:rsidRPr="006B7650">
          <w:rPr>
            <w:rStyle w:val="a5"/>
            <w:rFonts w:cs="Arial"/>
            <w:noProof/>
          </w:rPr>
          <w:t xml:space="preserve">  </w:t>
        </w:r>
        <w:r w:rsidR="006A0441" w:rsidRPr="006B7650">
          <w:rPr>
            <w:rStyle w:val="a5"/>
            <w:rFonts w:cs="Arial" w:hint="eastAsia"/>
            <w:noProof/>
          </w:rPr>
          <w:t>功能模块</w:t>
        </w:r>
        <w:r w:rsidR="006A0441" w:rsidRPr="006B7650">
          <w:rPr>
            <w:rStyle w:val="a5"/>
            <w:rFonts w:cs="Arial"/>
            <w:noProof/>
          </w:rPr>
          <w:t>1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_Toc263801772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5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73" w:history="1">
        <w:r w:rsidR="006A0441" w:rsidRPr="006B7650">
          <w:rPr>
            <w:rStyle w:val="a5"/>
            <w:noProof/>
          </w:rPr>
          <w:t>1.1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产品概述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_Toc263801773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5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74" w:history="1">
        <w:r w:rsidR="006A0441" w:rsidRPr="006B7650">
          <w:rPr>
            <w:rStyle w:val="a5"/>
            <w:noProof/>
          </w:rPr>
          <w:t>1.2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产品结构（功能摘要）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_Toc263801774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5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75" w:history="1">
        <w:r w:rsidR="006A0441" w:rsidRPr="006B7650">
          <w:rPr>
            <w:rStyle w:val="a5"/>
            <w:noProof/>
          </w:rPr>
          <w:t>1.3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状态说明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_Toc263801775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5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76" w:history="1">
        <w:r w:rsidR="006A0441" w:rsidRPr="006B7650">
          <w:rPr>
            <w:rStyle w:val="a5"/>
            <w:noProof/>
          </w:rPr>
          <w:t>1.4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特性说明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_Toc263801776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6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40"/>
        <w:tabs>
          <w:tab w:val="right" w:leader="dot" w:pos="9350"/>
        </w:tabs>
        <w:ind w:left="1260"/>
        <w:rPr>
          <w:rFonts w:ascii="Calibri" w:hAnsi="Calibri"/>
          <w:noProof/>
          <w:szCs w:val="22"/>
        </w:rPr>
      </w:pPr>
      <w:hyperlink w:anchor="_Toc263801777" w:history="1">
        <w:r w:rsidR="006A0441" w:rsidRPr="006B7650">
          <w:rPr>
            <w:rStyle w:val="a5"/>
            <w:noProof/>
          </w:rPr>
          <w:t>1.4.1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</w:t>
        </w:r>
        <w:r w:rsidR="006A0441" w:rsidRPr="006B7650">
          <w:rPr>
            <w:rStyle w:val="a5"/>
            <w:noProof/>
          </w:rPr>
          <w:t>1</w:t>
        </w:r>
        <w:r w:rsidR="006A0441" w:rsidRPr="006B7650">
          <w:rPr>
            <w:rStyle w:val="a5"/>
            <w:rFonts w:hint="eastAsia"/>
            <w:noProof/>
          </w:rPr>
          <w:t>：功能点</w:t>
        </w:r>
        <w:r w:rsidR="006A0441" w:rsidRPr="006B7650">
          <w:rPr>
            <w:rStyle w:val="a5"/>
            <w:noProof/>
          </w:rPr>
          <w:t>1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_Toc263801777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6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40"/>
        <w:tabs>
          <w:tab w:val="right" w:leader="dot" w:pos="9350"/>
        </w:tabs>
        <w:ind w:left="1260"/>
        <w:rPr>
          <w:rFonts w:ascii="Calibri" w:hAnsi="Calibri"/>
          <w:noProof/>
          <w:szCs w:val="22"/>
        </w:rPr>
      </w:pPr>
      <w:hyperlink w:anchor="_Toc263801778" w:history="1">
        <w:r w:rsidR="006A0441" w:rsidRPr="006B7650">
          <w:rPr>
            <w:rStyle w:val="a5"/>
            <w:noProof/>
          </w:rPr>
          <w:t>1.4.2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</w:t>
        </w:r>
        <w:r w:rsidR="006A0441" w:rsidRPr="006B7650">
          <w:rPr>
            <w:rStyle w:val="a5"/>
            <w:noProof/>
          </w:rPr>
          <w:t>2</w:t>
        </w:r>
        <w:r w:rsidR="006A0441" w:rsidRPr="006B7650">
          <w:rPr>
            <w:rStyle w:val="a5"/>
            <w:rFonts w:hint="eastAsia"/>
            <w:noProof/>
          </w:rPr>
          <w:t>：功能点</w:t>
        </w:r>
        <w:r w:rsidR="006A0441" w:rsidRPr="006B7650">
          <w:rPr>
            <w:rStyle w:val="a5"/>
            <w:noProof/>
          </w:rPr>
          <w:t>2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_Toc263801778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79" w:history="1">
        <w:r w:rsidR="006A0441" w:rsidRPr="006B7650">
          <w:rPr>
            <w:rStyle w:val="a5"/>
            <w:rFonts w:cs="Arial" w:hint="eastAsia"/>
            <w:noProof/>
          </w:rPr>
          <w:t>2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第二部分</w:t>
        </w:r>
        <w:r w:rsidR="006A0441" w:rsidRPr="006B7650">
          <w:rPr>
            <w:rStyle w:val="a5"/>
            <w:rFonts w:cs="Arial"/>
            <w:noProof/>
          </w:rPr>
          <w:t xml:space="preserve">  </w:t>
        </w:r>
        <w:r w:rsidR="006A0441" w:rsidRPr="006B7650">
          <w:rPr>
            <w:rStyle w:val="a5"/>
            <w:rFonts w:cs="Arial" w:hint="eastAsia"/>
            <w:noProof/>
          </w:rPr>
          <w:t>功能模块</w:t>
        </w:r>
        <w:r w:rsidR="006A0441" w:rsidRPr="006B7650">
          <w:rPr>
            <w:rStyle w:val="a5"/>
            <w:rFonts w:cs="Arial"/>
            <w:noProof/>
          </w:rPr>
          <w:t>2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_Toc263801779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80" w:history="1">
        <w:r w:rsidR="006A0441" w:rsidRPr="006B7650">
          <w:rPr>
            <w:rStyle w:val="a5"/>
            <w:noProof/>
          </w:rPr>
          <w:t>2.1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产品概述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_Toc263801780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81" w:history="1">
        <w:r w:rsidR="006A0441" w:rsidRPr="006B7650">
          <w:rPr>
            <w:rStyle w:val="a5"/>
            <w:noProof/>
          </w:rPr>
          <w:t>2.2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产品结构（功能摘要）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_Toc263801781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82" w:history="1">
        <w:r w:rsidR="006A0441" w:rsidRPr="006B7650">
          <w:rPr>
            <w:rStyle w:val="a5"/>
            <w:noProof/>
          </w:rPr>
          <w:t>2.3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状态说明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_Toc263801782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6A0441">
      <w:pPr>
        <w:pStyle w:val="30"/>
        <w:tabs>
          <w:tab w:val="right" w:leader="dot" w:pos="9350"/>
        </w:tabs>
        <w:ind w:left="840"/>
        <w:rPr>
          <w:rFonts w:ascii="Calibri" w:hAnsi="Calibri"/>
          <w:noProof/>
          <w:szCs w:val="22"/>
        </w:rPr>
      </w:pPr>
      <w:hyperlink w:anchor="_Toc263801783" w:history="1">
        <w:r w:rsidR="006A0441" w:rsidRPr="006B7650">
          <w:rPr>
            <w:rStyle w:val="a5"/>
            <w:noProof/>
          </w:rPr>
          <w:t>2.4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特性说明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_Toc263801783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40"/>
        <w:tabs>
          <w:tab w:val="right" w:leader="dot" w:pos="9350"/>
        </w:tabs>
        <w:ind w:left="1260"/>
        <w:rPr>
          <w:rFonts w:ascii="Calibri" w:hAnsi="Calibri"/>
          <w:noProof/>
          <w:szCs w:val="22"/>
        </w:rPr>
      </w:pPr>
      <w:hyperlink w:anchor="_Toc263801784" w:history="1">
        <w:r w:rsidR="006A0441" w:rsidRPr="006B7650">
          <w:rPr>
            <w:rStyle w:val="a5"/>
            <w:noProof/>
          </w:rPr>
          <w:t>2.4.1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</w:t>
        </w:r>
        <w:r w:rsidR="006A0441" w:rsidRPr="006B7650">
          <w:rPr>
            <w:rStyle w:val="a5"/>
            <w:noProof/>
          </w:rPr>
          <w:t>1</w:t>
        </w:r>
        <w:r w:rsidR="006A0441" w:rsidRPr="006B7650">
          <w:rPr>
            <w:rStyle w:val="a5"/>
            <w:rFonts w:hint="eastAsia"/>
            <w:noProof/>
          </w:rPr>
          <w:t>：功能点</w:t>
        </w:r>
        <w:r w:rsidR="006A0441" w:rsidRPr="006B7650">
          <w:rPr>
            <w:rStyle w:val="a5"/>
            <w:noProof/>
          </w:rPr>
          <w:t>1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_Toc263801784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9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40"/>
        <w:tabs>
          <w:tab w:val="right" w:leader="dot" w:pos="9350"/>
        </w:tabs>
        <w:ind w:left="1260"/>
        <w:rPr>
          <w:rFonts w:ascii="Calibri" w:hAnsi="Calibri"/>
          <w:noProof/>
          <w:szCs w:val="22"/>
        </w:rPr>
      </w:pPr>
      <w:hyperlink w:anchor="_Toc263801785" w:history="1">
        <w:r w:rsidR="006A0441" w:rsidRPr="006B7650">
          <w:rPr>
            <w:rStyle w:val="a5"/>
            <w:noProof/>
          </w:rPr>
          <w:t>2.4.2</w:t>
        </w:r>
        <w:r w:rsidR="006A0441" w:rsidRPr="006B7650">
          <w:rPr>
            <w:rStyle w:val="a5"/>
            <w:rFonts w:hint="eastAsia"/>
            <w:noProof/>
          </w:rPr>
          <w:t xml:space="preserve"> </w:t>
        </w:r>
        <w:r w:rsidR="006A0441" w:rsidRPr="006B7650">
          <w:rPr>
            <w:rStyle w:val="a5"/>
            <w:rFonts w:hint="eastAsia"/>
            <w:noProof/>
          </w:rPr>
          <w:t>特性</w:t>
        </w:r>
        <w:r w:rsidR="006A0441" w:rsidRPr="006B7650">
          <w:rPr>
            <w:rStyle w:val="a5"/>
            <w:noProof/>
          </w:rPr>
          <w:t>2</w:t>
        </w:r>
        <w:r w:rsidR="006A0441" w:rsidRPr="006B7650">
          <w:rPr>
            <w:rStyle w:val="a5"/>
            <w:rFonts w:hint="eastAsia"/>
            <w:noProof/>
          </w:rPr>
          <w:t>：功能点</w:t>
        </w:r>
        <w:r w:rsidR="006A0441" w:rsidRPr="006B7650">
          <w:rPr>
            <w:rStyle w:val="a5"/>
            <w:noProof/>
          </w:rPr>
          <w:t>2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_Toc263801785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10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86" w:history="1">
        <w:r w:rsidR="006A0441" w:rsidRPr="006B7650">
          <w:rPr>
            <w:rStyle w:val="a5"/>
            <w:rFonts w:ascii="Arial" w:hAnsi="Arial" w:cs="Arial" w:hint="eastAsia"/>
          </w:rPr>
          <w:t>五、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其它产品需求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_Toc263801786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10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87" w:history="1">
        <w:r w:rsidR="006A0441" w:rsidRPr="006B7650">
          <w:rPr>
            <w:rStyle w:val="a5"/>
            <w:rFonts w:cs="Arial" w:hint="eastAsia"/>
            <w:noProof/>
          </w:rPr>
          <w:t>1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性能需求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_Toc263801787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10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88" w:history="1">
        <w:r w:rsidR="006A0441" w:rsidRPr="006B7650">
          <w:rPr>
            <w:rStyle w:val="a5"/>
            <w:rFonts w:cs="Arial" w:hint="eastAsia"/>
            <w:noProof/>
          </w:rPr>
          <w:t>2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监控需求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_Toc263801788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11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20"/>
        <w:tabs>
          <w:tab w:val="left" w:pos="2100"/>
          <w:tab w:val="right" w:leader="dot" w:pos="9350"/>
        </w:tabs>
        <w:ind w:left="420"/>
        <w:rPr>
          <w:rFonts w:ascii="Calibri" w:hAnsi="Calibri"/>
          <w:noProof/>
          <w:szCs w:val="22"/>
        </w:rPr>
      </w:pPr>
      <w:hyperlink w:anchor="_Toc263801789" w:history="1">
        <w:r w:rsidR="006A0441" w:rsidRPr="006B7650">
          <w:rPr>
            <w:rStyle w:val="a5"/>
            <w:rFonts w:cs="Arial" w:hint="eastAsia"/>
            <w:noProof/>
          </w:rPr>
          <w:t>3</w:t>
        </w:r>
        <w:r w:rsidR="006A0441" w:rsidRPr="006B7650">
          <w:rPr>
            <w:rStyle w:val="a5"/>
            <w:rFonts w:cs="Arial" w:hint="eastAsia"/>
            <w:noProof/>
          </w:rPr>
          <w:t>、</w:t>
        </w:r>
        <w:r w:rsidR="006A0441" w:rsidRPr="00BF7F4E">
          <w:rPr>
            <w:rFonts w:ascii="Calibri" w:hAnsi="Calibri"/>
            <w:noProof/>
            <w:szCs w:val="22"/>
          </w:rPr>
          <w:tab/>
        </w:r>
        <w:r w:rsidR="006A0441" w:rsidRPr="006B7650">
          <w:rPr>
            <w:rStyle w:val="a5"/>
            <w:rFonts w:cs="Arial" w:hint="eastAsia"/>
            <w:noProof/>
          </w:rPr>
          <w:t>兼容性需求</w:t>
        </w:r>
        <w:r w:rsidR="006A0441">
          <w:rPr>
            <w:noProof/>
            <w:webHidden/>
          </w:rPr>
          <w:tab/>
        </w:r>
        <w:r w:rsidR="006A0441">
          <w:rPr>
            <w:noProof/>
            <w:webHidden/>
          </w:rPr>
          <w:fldChar w:fldCharType="begin"/>
        </w:r>
        <w:r w:rsidR="006A0441">
          <w:rPr>
            <w:noProof/>
            <w:webHidden/>
          </w:rPr>
          <w:instrText xml:space="preserve"> PAGEREF _Toc263801789 \h </w:instrText>
        </w:r>
        <w:r w:rsidR="006A0441">
          <w:rPr>
            <w:noProof/>
            <w:webHidden/>
          </w:rPr>
        </w:r>
        <w:r w:rsidR="006A0441">
          <w:rPr>
            <w:noProof/>
            <w:webHidden/>
          </w:rPr>
          <w:fldChar w:fldCharType="separate"/>
        </w:r>
        <w:r w:rsidR="006A0441">
          <w:rPr>
            <w:noProof/>
            <w:webHidden/>
          </w:rPr>
          <w:t>11</w:t>
        </w:r>
        <w:r w:rsidR="006A0441">
          <w:rPr>
            <w:noProof/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90" w:history="1">
        <w:r w:rsidR="006A0441" w:rsidRPr="006B7650">
          <w:rPr>
            <w:rStyle w:val="a5"/>
            <w:rFonts w:ascii="Arial" w:hAnsi="Arial" w:cs="Arial" w:hint="eastAsia"/>
          </w:rPr>
          <w:t>六、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风险分析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_Toc263801790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11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91" w:history="1">
        <w:r w:rsidR="006A0441" w:rsidRPr="006B7650">
          <w:rPr>
            <w:rStyle w:val="a5"/>
            <w:rFonts w:ascii="Arial" w:hAnsi="Arial" w:cs="Arial" w:hint="eastAsia"/>
          </w:rPr>
          <w:t>七、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</w:rPr>
          <w:t>相关文档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_Toc263801791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11</w:t>
        </w:r>
        <w:r w:rsidR="006A0441">
          <w:rPr>
            <w:webHidden/>
          </w:rPr>
          <w:fldChar w:fldCharType="end"/>
        </w:r>
      </w:hyperlink>
    </w:p>
    <w:p w:rsidR="006A0441" w:rsidRPr="00BF7F4E" w:rsidRDefault="00962CE8" w:rsidP="002D1560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hyperlink w:anchor="_Toc263801792" w:history="1">
        <w:r w:rsidR="006A0441" w:rsidRPr="006B7650">
          <w:rPr>
            <w:rStyle w:val="a5"/>
            <w:rFonts w:ascii="Arial" w:hAnsi="Arial" w:cs="Arial" w:hint="eastAsia"/>
            <w:iCs/>
          </w:rPr>
          <w:t>八、</w:t>
        </w:r>
        <w:r w:rsidR="006A0441" w:rsidRPr="00BF7F4E">
          <w:rPr>
            <w:rFonts w:ascii="Calibri" w:hAnsi="Calibri"/>
            <w:b w:val="0"/>
            <w:sz w:val="21"/>
            <w:szCs w:val="22"/>
          </w:rPr>
          <w:tab/>
        </w:r>
        <w:r w:rsidR="006A0441" w:rsidRPr="006B7650">
          <w:rPr>
            <w:rStyle w:val="a5"/>
            <w:rFonts w:ascii="Arial" w:hAnsi="Arial" w:cs="Arial" w:hint="eastAsia"/>
            <w:iCs/>
          </w:rPr>
          <w:t>附件</w:t>
        </w:r>
        <w:r w:rsidR="006A0441">
          <w:rPr>
            <w:webHidden/>
          </w:rPr>
          <w:tab/>
        </w:r>
        <w:r w:rsidR="006A0441">
          <w:rPr>
            <w:webHidden/>
          </w:rPr>
          <w:fldChar w:fldCharType="begin"/>
        </w:r>
        <w:r w:rsidR="006A0441">
          <w:rPr>
            <w:webHidden/>
          </w:rPr>
          <w:instrText xml:space="preserve"> PAGEREF _Toc263801792 \h </w:instrText>
        </w:r>
        <w:r w:rsidR="006A0441">
          <w:rPr>
            <w:webHidden/>
          </w:rPr>
        </w:r>
        <w:r w:rsidR="006A0441">
          <w:rPr>
            <w:webHidden/>
          </w:rPr>
          <w:fldChar w:fldCharType="separate"/>
        </w:r>
        <w:r w:rsidR="006A0441">
          <w:rPr>
            <w:webHidden/>
          </w:rPr>
          <w:t>11</w:t>
        </w:r>
        <w:r w:rsidR="006A0441">
          <w:rPr>
            <w:webHidden/>
          </w:rPr>
          <w:fldChar w:fldCharType="end"/>
        </w:r>
      </w:hyperlink>
    </w:p>
    <w:p w:rsidR="008E387B" w:rsidRDefault="008E387B" w:rsidP="00F718A4">
      <w:pPr>
        <w:pStyle w:val="10"/>
        <w:tabs>
          <w:tab w:val="left" w:pos="800"/>
          <w:tab w:val="right" w:leader="dot" w:pos="9350"/>
        </w:tabs>
        <w:spacing w:before="156" w:after="156"/>
        <w:rPr>
          <w:rFonts w:ascii="Arial" w:hAnsi="Arial" w:cs="Arial"/>
        </w:rPr>
      </w:pPr>
      <w:r w:rsidRPr="003247F2">
        <w:rPr>
          <w:rFonts w:ascii="Arial" w:hAnsi="Arial" w:cs="Arial"/>
        </w:rPr>
        <w:fldChar w:fldCharType="end"/>
      </w:r>
    </w:p>
    <w:p w:rsidR="00F667CA" w:rsidRDefault="00F667CA" w:rsidP="00F667CA"/>
    <w:p w:rsidR="00F667CA" w:rsidRDefault="00F667CA" w:rsidP="00F667CA"/>
    <w:p w:rsidR="00F667CA" w:rsidRDefault="00F667CA" w:rsidP="00F667CA"/>
    <w:p w:rsidR="00F667CA" w:rsidRPr="00F667CA" w:rsidRDefault="00F667CA" w:rsidP="00F667CA"/>
    <w:p w:rsidR="008E387B" w:rsidRPr="003247F2" w:rsidRDefault="007367D4" w:rsidP="00EB14F3">
      <w:pPr>
        <w:pStyle w:val="1"/>
        <w:rPr>
          <w:rFonts w:ascii="Arial" w:hAnsi="Arial" w:cs="Arial"/>
        </w:rPr>
      </w:pPr>
      <w:bookmarkStart w:id="7" w:name="_Toc263801763"/>
      <w:bookmarkEnd w:id="3"/>
      <w:bookmarkEnd w:id="4"/>
      <w:bookmarkEnd w:id="5"/>
      <w:bookmarkEnd w:id="6"/>
      <w:r w:rsidRPr="003247F2">
        <w:rPr>
          <w:rFonts w:ascii="Arial" w:hAnsi="Arial" w:cs="Arial"/>
        </w:rPr>
        <w:lastRenderedPageBreak/>
        <w:t>简介</w:t>
      </w:r>
      <w:bookmarkEnd w:id="7"/>
    </w:p>
    <w:p w:rsidR="00645075" w:rsidRPr="00645075" w:rsidRDefault="00645075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645075">
        <w:rPr>
          <w:rFonts w:ascii="Arial" w:hAnsi="Arial" w:cs="Arial" w:hint="eastAsia"/>
          <w:i w:val="0"/>
          <w:color w:val="000000" w:themeColor="text1"/>
        </w:rPr>
        <w:t>本</w:t>
      </w:r>
      <w:r w:rsidRPr="00645075">
        <w:rPr>
          <w:rFonts w:ascii="Arial" w:hAnsi="Arial" w:cs="Arial"/>
          <w:i w:val="0"/>
          <w:color w:val="000000" w:themeColor="text1"/>
        </w:rPr>
        <w:t>文档主要是为了描述产品需求，并解释清楚产品设计逻辑以及相关业务流程和功能点。为</w:t>
      </w:r>
      <w:r w:rsidRPr="00645075">
        <w:rPr>
          <w:rFonts w:ascii="Arial" w:hAnsi="Arial" w:cs="Arial" w:hint="eastAsia"/>
          <w:i w:val="0"/>
          <w:color w:val="000000" w:themeColor="text1"/>
        </w:rPr>
        <w:t>后续</w:t>
      </w:r>
      <w:r w:rsidRPr="00645075">
        <w:rPr>
          <w:rFonts w:ascii="Arial" w:hAnsi="Arial" w:cs="Arial"/>
          <w:i w:val="0"/>
          <w:color w:val="000000" w:themeColor="text1"/>
        </w:rPr>
        <w:t>开发作为基础型参考资料。</w:t>
      </w:r>
    </w:p>
    <w:p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8" w:name="_Toc263801764"/>
      <w:r w:rsidRPr="003247F2">
        <w:rPr>
          <w:rFonts w:cs="Arial"/>
        </w:rPr>
        <w:t>目的</w:t>
      </w:r>
      <w:bookmarkEnd w:id="8"/>
    </w:p>
    <w:p w:rsidR="008E387B" w:rsidRPr="00645075" w:rsidRDefault="0069350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645075">
        <w:rPr>
          <w:rFonts w:ascii="Arial" w:hAnsi="Arial" w:cs="Arial" w:hint="eastAsia"/>
          <w:i w:val="0"/>
          <w:color w:val="000000" w:themeColor="text1"/>
        </w:rPr>
        <w:t>本文档为“</w:t>
      </w:r>
      <w:r w:rsidR="00645075">
        <w:rPr>
          <w:rFonts w:ascii="Arial" w:hAnsi="Arial" w:cs="Arial" w:hint="eastAsia"/>
          <w:i w:val="0"/>
          <w:color w:val="000000" w:themeColor="text1"/>
        </w:rPr>
        <w:t>中医项目</w:t>
      </w:r>
      <w:r w:rsidR="00645075">
        <w:rPr>
          <w:rFonts w:ascii="Arial" w:hAnsi="Arial" w:cs="Arial" w:hint="eastAsia"/>
          <w:i w:val="0"/>
          <w:color w:val="000000" w:themeColor="text1"/>
        </w:rPr>
        <w:t>v0</w:t>
      </w:r>
      <w:r w:rsidRPr="00645075">
        <w:rPr>
          <w:rFonts w:ascii="Arial" w:hAnsi="Arial" w:cs="Arial" w:hint="eastAsia"/>
          <w:i w:val="0"/>
          <w:color w:val="000000" w:themeColor="text1"/>
        </w:rPr>
        <w:t>.</w:t>
      </w:r>
      <w:r w:rsidR="00645075">
        <w:rPr>
          <w:rFonts w:ascii="Arial" w:hAnsi="Arial" w:cs="Arial"/>
          <w:i w:val="0"/>
          <w:color w:val="000000" w:themeColor="text1"/>
        </w:rPr>
        <w:t>1</w:t>
      </w:r>
      <w:r w:rsidRPr="00645075">
        <w:rPr>
          <w:rFonts w:ascii="Arial" w:hAnsi="Arial" w:cs="Arial" w:hint="eastAsia"/>
          <w:i w:val="0"/>
          <w:color w:val="000000" w:themeColor="text1"/>
        </w:rPr>
        <w:t>.0</w:t>
      </w:r>
      <w:r w:rsidRPr="00645075">
        <w:rPr>
          <w:rFonts w:ascii="Arial" w:hAnsi="Arial" w:cs="Arial" w:hint="eastAsia"/>
          <w:i w:val="0"/>
          <w:color w:val="000000" w:themeColor="text1"/>
        </w:rPr>
        <w:t>”的产品需求文档，主要作为确认需求以及系统分析设计的依据</w:t>
      </w:r>
      <w:r w:rsidR="008E387B" w:rsidRPr="00645075">
        <w:rPr>
          <w:rFonts w:ascii="Arial" w:hAnsi="Arial" w:cs="Arial"/>
          <w:i w:val="0"/>
          <w:color w:val="000000" w:themeColor="text1"/>
        </w:rPr>
        <w:t>。</w:t>
      </w:r>
    </w:p>
    <w:p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9" w:name="_Toc263801765"/>
      <w:r w:rsidRPr="003247F2">
        <w:rPr>
          <w:rFonts w:cs="Arial"/>
        </w:rPr>
        <w:t>范围</w:t>
      </w:r>
      <w:bookmarkEnd w:id="9"/>
    </w:p>
    <w:p w:rsidR="00645075" w:rsidRPr="003247F2" w:rsidRDefault="00645075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 w:rsidRPr="00645075">
        <w:rPr>
          <w:rFonts w:ascii="Arial" w:hAnsi="Arial" w:cs="Arial"/>
          <w:i w:val="0"/>
          <w:color w:val="000000" w:themeColor="text1"/>
        </w:rPr>
        <w:t>范围</w:t>
      </w:r>
      <w:r w:rsidRPr="00645075">
        <w:rPr>
          <w:rFonts w:ascii="Arial" w:hAnsi="Arial" w:cs="Arial" w:hint="eastAsia"/>
          <w:i w:val="0"/>
          <w:color w:val="000000" w:themeColor="text1"/>
        </w:rPr>
        <w:t>包括</w:t>
      </w:r>
      <w:r w:rsidRPr="00645075">
        <w:rPr>
          <w:rFonts w:ascii="Arial" w:hAnsi="Arial" w:cs="Arial"/>
          <w:i w:val="0"/>
          <w:color w:val="000000" w:themeColor="text1"/>
        </w:rPr>
        <w:t>中医</w:t>
      </w:r>
      <w:r w:rsidRPr="00645075">
        <w:rPr>
          <w:rFonts w:ascii="Arial" w:hAnsi="Arial" w:cs="Arial" w:hint="eastAsia"/>
          <w:i w:val="0"/>
          <w:color w:val="000000" w:themeColor="text1"/>
        </w:rPr>
        <w:t>项目</w:t>
      </w:r>
      <w:r w:rsidRPr="00645075">
        <w:rPr>
          <w:rFonts w:ascii="Arial" w:hAnsi="Arial" w:cs="Arial"/>
          <w:i w:val="0"/>
          <w:color w:val="000000" w:themeColor="text1"/>
        </w:rPr>
        <w:t>前端</w:t>
      </w:r>
      <w:r w:rsidRPr="00645075">
        <w:rPr>
          <w:rFonts w:ascii="Arial" w:hAnsi="Arial" w:cs="Arial" w:hint="eastAsia"/>
          <w:i w:val="0"/>
          <w:color w:val="000000" w:themeColor="text1"/>
        </w:rPr>
        <w:t>患者</w:t>
      </w:r>
      <w:r w:rsidRPr="00645075">
        <w:rPr>
          <w:rFonts w:ascii="Arial" w:hAnsi="Arial" w:cs="Arial"/>
          <w:i w:val="0"/>
          <w:color w:val="000000" w:themeColor="text1"/>
        </w:rPr>
        <w:t>和医生</w:t>
      </w:r>
      <w:r w:rsidRPr="00645075">
        <w:rPr>
          <w:rFonts w:ascii="Arial" w:hAnsi="Arial" w:cs="Arial"/>
          <w:i w:val="0"/>
          <w:color w:val="000000" w:themeColor="text1"/>
        </w:rPr>
        <w:t>App</w:t>
      </w:r>
      <w:r w:rsidRPr="00645075">
        <w:rPr>
          <w:rFonts w:ascii="Arial" w:hAnsi="Arial" w:cs="Arial" w:hint="eastAsia"/>
          <w:i w:val="0"/>
          <w:color w:val="000000" w:themeColor="text1"/>
        </w:rPr>
        <w:t>以及</w:t>
      </w:r>
      <w:r w:rsidRPr="00645075">
        <w:rPr>
          <w:rFonts w:ascii="Arial" w:hAnsi="Arial" w:cs="Arial"/>
          <w:i w:val="0"/>
          <w:color w:val="000000" w:themeColor="text1"/>
        </w:rPr>
        <w:t>管理员后台三部分系统的</w:t>
      </w:r>
      <w:r w:rsidRPr="00645075">
        <w:rPr>
          <w:rFonts w:ascii="Arial" w:hAnsi="Arial" w:cs="Arial" w:hint="eastAsia"/>
          <w:i w:val="0"/>
          <w:color w:val="000000" w:themeColor="text1"/>
        </w:rPr>
        <w:t>全部</w:t>
      </w:r>
      <w:r w:rsidRPr="00645075">
        <w:rPr>
          <w:rFonts w:ascii="Arial" w:hAnsi="Arial" w:cs="Arial"/>
          <w:i w:val="0"/>
          <w:color w:val="000000" w:themeColor="text1"/>
        </w:rPr>
        <w:t>需求和设计。</w:t>
      </w:r>
    </w:p>
    <w:p w:rsidR="00D442CD" w:rsidRPr="003247F2" w:rsidRDefault="00D442CD" w:rsidP="00D442CD">
      <w:pPr>
        <w:pStyle w:val="1"/>
        <w:rPr>
          <w:rFonts w:ascii="Arial" w:hAnsi="Arial" w:cs="Arial"/>
        </w:rPr>
      </w:pPr>
      <w:bookmarkStart w:id="10" w:name="_Toc263801766"/>
      <w:r w:rsidRPr="003247F2">
        <w:rPr>
          <w:rFonts w:ascii="Arial" w:hAnsi="Arial" w:cs="Arial"/>
        </w:rPr>
        <w:t>用户角色描述</w:t>
      </w:r>
      <w:bookmarkEnd w:id="10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9B76F2" w:rsidRPr="003247F2">
        <w:tc>
          <w:tcPr>
            <w:tcW w:w="2088" w:type="dxa"/>
            <w:shd w:val="clear" w:color="auto" w:fill="C0C0C0"/>
          </w:tcPr>
          <w:p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9B76F2" w:rsidRPr="003247F2">
        <w:tc>
          <w:tcPr>
            <w:tcW w:w="2088" w:type="dxa"/>
            <w:shd w:val="clear" w:color="auto" w:fill="auto"/>
            <w:vAlign w:val="center"/>
          </w:tcPr>
          <w:p w:rsidR="009B76F2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患者</w:t>
            </w:r>
          </w:p>
        </w:tc>
        <w:tc>
          <w:tcPr>
            <w:tcW w:w="7560" w:type="dxa"/>
          </w:tcPr>
          <w:p w:rsidR="009B76F2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有医疗保健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需求的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一线城市中青年</w:t>
            </w:r>
          </w:p>
        </w:tc>
      </w:tr>
      <w:tr w:rsidR="009B76F2" w:rsidRPr="003247F2">
        <w:tc>
          <w:tcPr>
            <w:tcW w:w="2088" w:type="dxa"/>
            <w:shd w:val="clear" w:color="auto" w:fill="auto"/>
          </w:tcPr>
          <w:p w:rsidR="009B76F2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医生</w:t>
            </w:r>
          </w:p>
        </w:tc>
        <w:tc>
          <w:tcPr>
            <w:tcW w:w="7560" w:type="dxa"/>
          </w:tcPr>
          <w:p w:rsidR="009B76F2" w:rsidRPr="00645075" w:rsidRDefault="00645075" w:rsidP="00645075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有执业资质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的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公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/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私立医院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，或者社区医院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/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诊所中医师</w:t>
            </w:r>
          </w:p>
        </w:tc>
      </w:tr>
      <w:tr w:rsidR="009B76F2" w:rsidRPr="003247F2">
        <w:tc>
          <w:tcPr>
            <w:tcW w:w="2088" w:type="dxa"/>
          </w:tcPr>
          <w:p w:rsidR="009B76F2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运营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人员</w:t>
            </w:r>
          </w:p>
        </w:tc>
        <w:tc>
          <w:tcPr>
            <w:tcW w:w="7560" w:type="dxa"/>
          </w:tcPr>
          <w:p w:rsidR="009B76F2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第三方公司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（移动或者合作的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医疗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健康资讯网站工作人员），负责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编辑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推送软文。</w:t>
            </w:r>
          </w:p>
          <w:p w:rsidR="00645075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前期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由</w:t>
            </w:r>
            <w:proofErr w:type="gramEnd"/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系统管理员或者开发方暂时代理。</w:t>
            </w:r>
          </w:p>
        </w:tc>
      </w:tr>
      <w:tr w:rsidR="00645075" w:rsidRPr="003247F2">
        <w:tc>
          <w:tcPr>
            <w:tcW w:w="2088" w:type="dxa"/>
          </w:tcPr>
          <w:p w:rsidR="00645075" w:rsidRPr="00645075" w:rsidRDefault="00645075" w:rsidP="006D55DB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系统管理员</w:t>
            </w:r>
          </w:p>
        </w:tc>
        <w:tc>
          <w:tcPr>
            <w:tcW w:w="7560" w:type="dxa"/>
          </w:tcPr>
          <w:p w:rsidR="00645075" w:rsidRPr="00645075" w:rsidRDefault="00645075" w:rsidP="00645075">
            <w:pP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对本套软件系统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的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用户和业务数据进行管理，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暂定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兼任</w:t>
            </w:r>
            <w:r w:rsidRPr="00645075">
              <w:rPr>
                <w:rFonts w:ascii="Arial" w:hAnsi="Arial" w:cs="Arial" w:hint="eastAsia"/>
                <w:i/>
                <w:color w:val="000000" w:themeColor="text1"/>
                <w:sz w:val="20"/>
                <w:szCs w:val="20"/>
              </w:rPr>
              <w:t>医师</w:t>
            </w:r>
            <w:r w:rsidRPr="00645075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资格审核工作。</w:t>
            </w:r>
          </w:p>
        </w:tc>
      </w:tr>
    </w:tbl>
    <w:p w:rsidR="008E387B" w:rsidRPr="003247F2" w:rsidRDefault="008E387B">
      <w:pPr>
        <w:pStyle w:val="1"/>
        <w:rPr>
          <w:rFonts w:ascii="Arial" w:hAnsi="Arial" w:cs="Arial"/>
        </w:rPr>
      </w:pPr>
      <w:bookmarkStart w:id="11" w:name="_Toc263801767"/>
      <w:r w:rsidRPr="003247F2">
        <w:rPr>
          <w:rFonts w:ascii="Arial" w:hAnsi="Arial" w:cs="Arial"/>
        </w:rPr>
        <w:t>产品概述</w:t>
      </w:r>
      <w:bookmarkEnd w:id="11"/>
    </w:p>
    <w:p w:rsidR="00645075" w:rsidRPr="00436889" w:rsidRDefault="00436889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436889">
        <w:rPr>
          <w:rFonts w:ascii="Arial" w:hAnsi="Arial" w:cs="Arial" w:hint="eastAsia"/>
          <w:i w:val="0"/>
          <w:color w:val="000000" w:themeColor="text1"/>
        </w:rPr>
        <w:t>结合</w:t>
      </w:r>
      <w:r w:rsidRPr="00436889">
        <w:rPr>
          <w:rFonts w:ascii="Arial" w:hAnsi="Arial" w:cs="Arial"/>
          <w:i w:val="0"/>
          <w:color w:val="000000" w:themeColor="text1"/>
        </w:rPr>
        <w:t>传统中医</w:t>
      </w:r>
      <w:r w:rsidRPr="00436889">
        <w:rPr>
          <w:rFonts w:ascii="Arial" w:hAnsi="Arial" w:cs="Arial" w:hint="eastAsia"/>
          <w:i w:val="0"/>
          <w:color w:val="000000" w:themeColor="text1"/>
        </w:rPr>
        <w:t>理论</w:t>
      </w:r>
      <w:r w:rsidRPr="00436889">
        <w:rPr>
          <w:rFonts w:ascii="Arial" w:hAnsi="Arial" w:cs="Arial"/>
          <w:i w:val="0"/>
          <w:color w:val="000000" w:themeColor="text1"/>
        </w:rPr>
        <w:t>与现代人工智能科技，以</w:t>
      </w:r>
      <w:r w:rsidRPr="00436889">
        <w:rPr>
          <w:rFonts w:ascii="Arial" w:hAnsi="Arial" w:cs="Arial" w:hint="eastAsia"/>
          <w:i w:val="0"/>
          <w:color w:val="000000" w:themeColor="text1"/>
        </w:rPr>
        <w:t>望舌和提问</w:t>
      </w:r>
      <w:r w:rsidRPr="00436889">
        <w:rPr>
          <w:rFonts w:ascii="Arial" w:hAnsi="Arial" w:cs="Arial"/>
          <w:i w:val="0"/>
          <w:color w:val="000000" w:themeColor="text1"/>
        </w:rPr>
        <w:t>方式</w:t>
      </w:r>
      <w:r w:rsidRPr="00436889">
        <w:rPr>
          <w:rFonts w:ascii="Arial" w:hAnsi="Arial" w:cs="Arial" w:hint="eastAsia"/>
          <w:i w:val="0"/>
          <w:color w:val="000000" w:themeColor="text1"/>
        </w:rPr>
        <w:t>进行在线咨询，并提供</w:t>
      </w:r>
      <w:r w:rsidRPr="00436889">
        <w:rPr>
          <w:rFonts w:ascii="Arial" w:hAnsi="Arial" w:cs="Arial"/>
          <w:i w:val="0"/>
          <w:color w:val="000000" w:themeColor="text1"/>
        </w:rPr>
        <w:t>身体健康监测和</w:t>
      </w:r>
      <w:proofErr w:type="gramStart"/>
      <w:r w:rsidRPr="00436889">
        <w:rPr>
          <w:rFonts w:ascii="Arial" w:hAnsi="Arial" w:cs="Arial"/>
          <w:i w:val="0"/>
          <w:color w:val="000000" w:themeColor="text1"/>
        </w:rPr>
        <w:t>食膳</w:t>
      </w:r>
      <w:proofErr w:type="gramEnd"/>
      <w:r w:rsidRPr="00436889">
        <w:rPr>
          <w:rFonts w:ascii="Arial" w:hAnsi="Arial" w:cs="Arial"/>
          <w:i w:val="0"/>
          <w:color w:val="000000" w:themeColor="text1"/>
        </w:rPr>
        <w:t>保健养生服务。</w:t>
      </w:r>
    </w:p>
    <w:p w:rsidR="008030FB" w:rsidRPr="003247F2" w:rsidRDefault="008030F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12" w:name="_Toc256980046"/>
      <w:bookmarkStart w:id="13" w:name="_Toc263801768"/>
      <w:r w:rsidRPr="003247F2">
        <w:rPr>
          <w:rFonts w:cs="Arial"/>
        </w:rPr>
        <w:t>目标</w:t>
      </w:r>
      <w:bookmarkEnd w:id="12"/>
      <w:bookmarkEnd w:id="13"/>
    </w:p>
    <w:p w:rsidR="00436889" w:rsidRPr="00ED3A73" w:rsidRDefault="00436889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ED3A73">
        <w:rPr>
          <w:rFonts w:ascii="Arial" w:hAnsi="Arial" w:cs="Arial" w:hint="eastAsia"/>
          <w:i w:val="0"/>
          <w:color w:val="000000" w:themeColor="text1"/>
        </w:rPr>
        <w:t>第一版</w:t>
      </w:r>
      <w:r w:rsidRPr="00ED3A73">
        <w:rPr>
          <w:rFonts w:ascii="Arial" w:hAnsi="Arial" w:cs="Arial"/>
          <w:i w:val="0"/>
          <w:color w:val="000000" w:themeColor="text1"/>
        </w:rPr>
        <w:t>完成舌诊流程和</w:t>
      </w:r>
      <w:proofErr w:type="gramStart"/>
      <w:r w:rsidRPr="00ED3A73">
        <w:rPr>
          <w:rFonts w:ascii="Arial" w:hAnsi="Arial" w:cs="Arial"/>
          <w:i w:val="0"/>
          <w:color w:val="000000" w:themeColor="text1"/>
        </w:rPr>
        <w:t>医患</w:t>
      </w:r>
      <w:proofErr w:type="gramEnd"/>
      <w:r w:rsidRPr="00ED3A73">
        <w:rPr>
          <w:rFonts w:ascii="Arial" w:hAnsi="Arial" w:cs="Arial"/>
          <w:i w:val="0"/>
          <w:color w:val="000000" w:themeColor="text1"/>
        </w:rPr>
        <w:t>沟通</w:t>
      </w:r>
      <w:r w:rsidR="00ED3A73">
        <w:rPr>
          <w:rFonts w:ascii="Arial" w:hAnsi="Arial" w:cs="Arial" w:hint="eastAsia"/>
          <w:i w:val="0"/>
          <w:color w:val="000000" w:themeColor="text1"/>
        </w:rPr>
        <w:t>功能</w:t>
      </w:r>
      <w:r w:rsidRPr="00ED3A73">
        <w:rPr>
          <w:rFonts w:ascii="Arial" w:hAnsi="Arial" w:cs="Arial" w:hint="eastAsia"/>
          <w:i w:val="0"/>
          <w:color w:val="000000" w:themeColor="text1"/>
        </w:rPr>
        <w:t>，</w:t>
      </w:r>
      <w:r w:rsidRPr="00ED3A73">
        <w:rPr>
          <w:rFonts w:ascii="Arial" w:hAnsi="Arial" w:cs="Arial"/>
          <w:i w:val="0"/>
          <w:color w:val="000000" w:themeColor="text1"/>
        </w:rPr>
        <w:t>并提供</w:t>
      </w:r>
      <w:r w:rsidRPr="00ED3A73">
        <w:rPr>
          <w:rFonts w:ascii="Arial" w:hAnsi="Arial" w:cs="Arial" w:hint="eastAsia"/>
          <w:i w:val="0"/>
          <w:color w:val="000000" w:themeColor="text1"/>
        </w:rPr>
        <w:t>健康</w:t>
      </w:r>
      <w:r w:rsidRPr="00ED3A73">
        <w:rPr>
          <w:rFonts w:ascii="Arial" w:hAnsi="Arial" w:cs="Arial"/>
          <w:i w:val="0"/>
          <w:color w:val="000000" w:themeColor="text1"/>
        </w:rPr>
        <w:t>资讯</w:t>
      </w:r>
      <w:r w:rsidR="00ED3A73">
        <w:rPr>
          <w:rFonts w:ascii="Arial" w:hAnsi="Arial" w:cs="Arial" w:hint="eastAsia"/>
          <w:i w:val="0"/>
          <w:color w:val="000000" w:themeColor="text1"/>
        </w:rPr>
        <w:t>功能</w:t>
      </w:r>
      <w:r w:rsidR="00ED3A73">
        <w:rPr>
          <w:rFonts w:ascii="Arial" w:hAnsi="Arial" w:cs="Arial"/>
          <w:i w:val="0"/>
          <w:color w:val="000000" w:themeColor="text1"/>
        </w:rPr>
        <w:t>和健康监测界面（</w:t>
      </w:r>
      <w:r w:rsidR="00ED3A73">
        <w:rPr>
          <w:rFonts w:ascii="Arial" w:hAnsi="Arial" w:cs="Arial" w:hint="eastAsia"/>
          <w:i w:val="0"/>
          <w:color w:val="000000" w:themeColor="text1"/>
        </w:rPr>
        <w:t>暂不接入</w:t>
      </w:r>
      <w:r w:rsidR="00ED3A73">
        <w:rPr>
          <w:rFonts w:ascii="Arial" w:hAnsi="Arial" w:cs="Arial"/>
          <w:i w:val="0"/>
          <w:color w:val="000000" w:themeColor="text1"/>
        </w:rPr>
        <w:t>设备）</w:t>
      </w:r>
    </w:p>
    <w:p w:rsidR="00436889" w:rsidRPr="00ED3A73" w:rsidRDefault="00436889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ED3A73">
        <w:rPr>
          <w:rFonts w:ascii="Arial" w:hAnsi="Arial" w:cs="Arial" w:hint="eastAsia"/>
          <w:i w:val="0"/>
          <w:color w:val="000000" w:themeColor="text1"/>
        </w:rPr>
        <w:t>后续版本提供</w:t>
      </w:r>
      <w:r w:rsidRPr="00ED3A73">
        <w:rPr>
          <w:rFonts w:ascii="Arial" w:hAnsi="Arial" w:cs="Arial"/>
          <w:i w:val="0"/>
          <w:color w:val="000000" w:themeColor="text1"/>
        </w:rPr>
        <w:t>支付</w:t>
      </w:r>
      <w:r w:rsidRPr="00ED3A73">
        <w:rPr>
          <w:rFonts w:ascii="Arial" w:hAnsi="Arial" w:cs="Arial" w:hint="eastAsia"/>
          <w:i w:val="0"/>
          <w:color w:val="000000" w:themeColor="text1"/>
        </w:rPr>
        <w:t>、</w:t>
      </w:r>
      <w:r w:rsidR="00D27350">
        <w:rPr>
          <w:rFonts w:ascii="Arial" w:hAnsi="Arial" w:cs="Arial" w:hint="eastAsia"/>
          <w:i w:val="0"/>
          <w:color w:val="000000" w:themeColor="text1"/>
        </w:rPr>
        <w:t>医师资质审核</w:t>
      </w:r>
      <w:r w:rsidR="00D27350">
        <w:rPr>
          <w:rFonts w:ascii="Arial" w:hAnsi="Arial" w:cs="Arial"/>
          <w:i w:val="0"/>
          <w:color w:val="000000" w:themeColor="text1"/>
        </w:rPr>
        <w:t>、</w:t>
      </w:r>
      <w:r w:rsidRPr="00ED3A73">
        <w:rPr>
          <w:rFonts w:ascii="Arial" w:hAnsi="Arial" w:cs="Arial" w:hint="eastAsia"/>
          <w:i w:val="0"/>
          <w:color w:val="000000" w:themeColor="text1"/>
        </w:rPr>
        <w:t>健康</w:t>
      </w:r>
      <w:r w:rsidRPr="00ED3A73">
        <w:rPr>
          <w:rFonts w:ascii="Arial" w:hAnsi="Arial" w:cs="Arial"/>
          <w:i w:val="0"/>
          <w:color w:val="000000" w:themeColor="text1"/>
        </w:rPr>
        <w:t>检测</w:t>
      </w:r>
      <w:r w:rsidRPr="00ED3A73">
        <w:rPr>
          <w:rFonts w:ascii="Arial" w:hAnsi="Arial" w:cs="Arial" w:hint="eastAsia"/>
          <w:i w:val="0"/>
          <w:color w:val="000000" w:themeColor="text1"/>
        </w:rPr>
        <w:t>、</w:t>
      </w:r>
      <w:r w:rsidRPr="00ED3A73">
        <w:rPr>
          <w:rFonts w:ascii="Arial" w:hAnsi="Arial" w:cs="Arial"/>
          <w:i w:val="0"/>
          <w:color w:val="000000" w:themeColor="text1"/>
        </w:rPr>
        <w:t>第三</w:t>
      </w:r>
      <w:proofErr w:type="gramStart"/>
      <w:r w:rsidRPr="00ED3A73">
        <w:rPr>
          <w:rFonts w:ascii="Arial" w:hAnsi="Arial" w:cs="Arial"/>
          <w:i w:val="0"/>
          <w:color w:val="000000" w:themeColor="text1"/>
        </w:rPr>
        <w:t>方康养</w:t>
      </w:r>
      <w:proofErr w:type="gramEnd"/>
      <w:r w:rsidRPr="00ED3A73">
        <w:rPr>
          <w:rFonts w:ascii="Arial" w:hAnsi="Arial" w:cs="Arial"/>
          <w:i w:val="0"/>
          <w:color w:val="000000" w:themeColor="text1"/>
        </w:rPr>
        <w:t>保健购物功能。</w:t>
      </w:r>
      <w:r w:rsidR="00ED5A16">
        <w:rPr>
          <w:rFonts w:ascii="Arial" w:hAnsi="Arial" w:cs="Arial" w:hint="eastAsia"/>
          <w:i w:val="0"/>
          <w:color w:val="000000" w:themeColor="text1"/>
        </w:rPr>
        <w:t>问答</w:t>
      </w:r>
      <w:r w:rsidR="00ED5A16">
        <w:rPr>
          <w:rFonts w:ascii="Arial" w:hAnsi="Arial" w:cs="Arial"/>
          <w:i w:val="0"/>
          <w:color w:val="000000" w:themeColor="text1"/>
        </w:rPr>
        <w:t>，评价</w:t>
      </w:r>
      <w:r w:rsidR="00953B0F">
        <w:rPr>
          <w:rFonts w:ascii="Arial" w:hAnsi="Arial" w:cs="Arial" w:hint="eastAsia"/>
          <w:i w:val="0"/>
          <w:color w:val="000000" w:themeColor="text1"/>
        </w:rPr>
        <w:t>功能</w:t>
      </w:r>
      <w:r w:rsidR="00953B0F">
        <w:rPr>
          <w:rFonts w:ascii="Arial" w:hAnsi="Arial" w:cs="Arial"/>
          <w:i w:val="0"/>
          <w:color w:val="000000" w:themeColor="text1"/>
        </w:rPr>
        <w:t>待定</w:t>
      </w:r>
    </w:p>
    <w:p w:rsidR="000D3B6F" w:rsidRPr="003247F2" w:rsidRDefault="000D3B6F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14" w:name="_Toc263801769"/>
      <w:r w:rsidRPr="003247F2">
        <w:rPr>
          <w:rFonts w:cs="Arial"/>
        </w:rPr>
        <w:t>总体流程</w:t>
      </w:r>
      <w:bookmarkEnd w:id="14"/>
    </w:p>
    <w:p w:rsidR="00A702A6" w:rsidRPr="00EF35B1" w:rsidRDefault="00A702A6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EF35B1">
        <w:rPr>
          <w:rFonts w:ascii="Arial" w:hAnsi="Arial" w:cs="Arial" w:hint="eastAsia"/>
          <w:i w:val="0"/>
          <w:color w:val="000000" w:themeColor="text1"/>
        </w:rPr>
        <w:t>参考以下</w:t>
      </w:r>
      <w:r w:rsidRPr="00EF35B1">
        <w:rPr>
          <w:rFonts w:ascii="Arial" w:hAnsi="Arial" w:cs="Arial"/>
          <w:i w:val="0"/>
          <w:color w:val="000000" w:themeColor="text1"/>
        </w:rPr>
        <w:t>链接：</w:t>
      </w:r>
      <w:r w:rsidR="00EF35B1">
        <w:rPr>
          <w:rFonts w:ascii="Arial" w:hAnsi="Arial" w:cs="Arial" w:hint="eastAsia"/>
          <w:i w:val="0"/>
          <w:color w:val="000000" w:themeColor="text1"/>
        </w:rPr>
        <w:t>02</w:t>
      </w:r>
      <w:r w:rsidR="00EF35B1">
        <w:rPr>
          <w:rFonts w:ascii="Arial" w:hAnsi="Arial" w:cs="Arial" w:hint="eastAsia"/>
          <w:i w:val="0"/>
          <w:color w:val="000000" w:themeColor="text1"/>
        </w:rPr>
        <w:t>系统</w:t>
      </w:r>
      <w:r w:rsidR="00EF35B1">
        <w:rPr>
          <w:rFonts w:ascii="Arial" w:hAnsi="Arial" w:cs="Arial"/>
          <w:i w:val="0"/>
          <w:color w:val="000000" w:themeColor="text1"/>
        </w:rPr>
        <w:t>业务逻辑图</w:t>
      </w:r>
    </w:p>
    <w:p w:rsidR="00A702A6" w:rsidRPr="003247F2" w:rsidRDefault="00962CE8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hyperlink r:id="rId7" w:history="1">
        <w:r w:rsidR="00A702A6" w:rsidRPr="00A702A6">
          <w:rPr>
            <w:rStyle w:val="a5"/>
            <w:rFonts w:ascii="Arial" w:hAnsi="Arial" w:cs="Arial"/>
            <w:i w:val="0"/>
          </w:rPr>
          <w:t>https://www.processon.com/view/link/5da7c106e4b0ea86c2b3dd58</w:t>
        </w:r>
      </w:hyperlink>
    </w:p>
    <w:p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15" w:name="_Toc263801770"/>
      <w:r w:rsidRPr="003247F2">
        <w:rPr>
          <w:rFonts w:cs="Arial"/>
        </w:rPr>
        <w:lastRenderedPageBreak/>
        <w:t>功能摘要</w:t>
      </w:r>
      <w:bookmarkEnd w:id="15"/>
    </w:p>
    <w:p w:rsidR="003810C4" w:rsidRDefault="00CB2738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 w:rsidRPr="00CB2738">
        <w:rPr>
          <w:rFonts w:ascii="Arial" w:hAnsi="Arial" w:cs="Arial"/>
          <w:i w:val="0"/>
          <w:noProof/>
        </w:rPr>
        <w:drawing>
          <wp:inline distT="0" distB="0" distL="0" distR="0">
            <wp:extent cx="5448300" cy="7610475"/>
            <wp:effectExtent l="0" t="0" r="0" b="9525"/>
            <wp:docPr id="2" name="图片 2" descr="C:\Users\admin\AppData\Local\Temp\15735412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57354125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CA" w:rsidRDefault="00CF0ACA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</w:p>
    <w:tbl>
      <w:tblPr>
        <w:tblW w:w="9358" w:type="dxa"/>
        <w:tblLook w:val="04A0" w:firstRow="1" w:lastRow="0" w:firstColumn="1" w:lastColumn="0" w:noHBand="0" w:noVBand="1"/>
      </w:tblPr>
      <w:tblGrid>
        <w:gridCol w:w="1512"/>
        <w:gridCol w:w="1301"/>
        <w:gridCol w:w="5397"/>
        <w:gridCol w:w="1148"/>
      </w:tblGrid>
      <w:tr w:rsidR="00CF0ACA" w:rsidRPr="00CF0ACA" w:rsidTr="00CF0ACA">
        <w:trPr>
          <w:trHeight w:val="28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b/>
                <w:bCs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b/>
                <w:bCs/>
                <w:kern w:val="0"/>
                <w:sz w:val="24"/>
              </w:rPr>
              <w:t>模块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b/>
                <w:bCs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b/>
                <w:bCs/>
                <w:kern w:val="0"/>
                <w:sz w:val="24"/>
              </w:rPr>
              <w:t>功能</w:t>
            </w:r>
          </w:p>
        </w:tc>
        <w:tc>
          <w:tcPr>
            <w:tcW w:w="5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b/>
                <w:bCs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b/>
                <w:bCs/>
                <w:kern w:val="0"/>
                <w:sz w:val="24"/>
              </w:rPr>
              <w:t>功能描述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b/>
                <w:bCs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b/>
                <w:bCs/>
                <w:kern w:val="0"/>
                <w:sz w:val="24"/>
              </w:rPr>
              <w:t>优先级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5FA5" w:rsidRDefault="00CF0ACA" w:rsidP="00CD5FA5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lastRenderedPageBreak/>
              <w:t>患者端</w:t>
            </w:r>
            <w:r w:rsidR="005819A5">
              <w:rPr>
                <w:rFonts w:ascii="宋体" w:hAnsi="宋体" w:cs="Arial" w:hint="eastAsia"/>
                <w:kern w:val="0"/>
                <w:sz w:val="24"/>
              </w:rPr>
              <w:t>/</w:t>
            </w:r>
          </w:p>
          <w:p w:rsidR="00CF0ACA" w:rsidRPr="00CF0ACA" w:rsidRDefault="00CF0ACA" w:rsidP="00CD5FA5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顶部工具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搜索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查询与关键词相关的病症、医生、服务店、商品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通知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提供软件更新提醒，后台推送咨询，订单信息，咨询结果提醒消息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保健资讯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每日养生知识推荐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提供每日更新养生知识，可点击进入查看文章详情，可跳转至相关商品，也可查阅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往期记录</w:t>
            </w:r>
            <w:proofErr w:type="gram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名家讲座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通过运营方采集拍摄上传视频（后台暂未规划），提供给用户观看讲座视频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解方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通过拍摄处方上传至后台进行ORC识别，读取信息后匹配中医经典药房，返回解读信息与差异描述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健康管理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舌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象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问诊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用户使用手机拍摄个人舌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象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后上传至后台，由后台AI算法进行图片识别分类，得出七种基础结论并返回。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专家咨询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用户通过平台获取中医名家的资源，在线付费后提供1对1咨询服务。即付费IM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下单&amp;支付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对接第三方支付机构，收取平台服务费用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857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评价医生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当咨询服务结束后，用户可对医生服务质量、服务态度和服务水平进行打分评价，后续关联平台医生展示排序，优先展示高分者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社区提问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非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实时线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上留言问答，用户提问付费邀请医生解答。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IOT设备管理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接入相关（暂不明确）IOT设备，同步设备采集身体健康数据，并进行汇总呈现与提醒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第三方电商</w:t>
            </w:r>
            <w:proofErr w:type="gramEnd"/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中成药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第三方OTC中医药电商入口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食材药膳</w:t>
            </w:r>
            <w:proofErr w:type="gramEnd"/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第三方保健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养生部品电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商入口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经络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腧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穴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第三方中医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器材电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商入口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咨询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专家咨询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【同上】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便民服务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提供移动营业厅和中医诊所地址和联系方式查询，辅助线下导流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我的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个人信息管理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查看修改完善个人信息，包含头像、昵称、手机号、微信号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问诊记录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提供已付费名医聊天窗口列表，有效期内（24h）可无需付费快速复诊，多次咨询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健康数据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查看IOT采集和手机拍照，以及其它医嘱诊断等个人健康信息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5FA5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医生端</w:t>
            </w:r>
            <w:r w:rsidR="005819A5">
              <w:rPr>
                <w:rFonts w:ascii="宋体" w:hAnsi="宋体" w:cs="Arial" w:hint="eastAsia"/>
                <w:kern w:val="0"/>
                <w:sz w:val="24"/>
              </w:rPr>
              <w:t>/</w:t>
            </w:r>
          </w:p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首页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订单&amp;消息通知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提供系统推送消息、订单任务消息、以及舌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象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分析入口（舌相分析消息通知，后台无AI时暂用）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IM聊天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IM对话功能，包含，文字、图片、语音。附带推荐商品功能，即分享链接。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我的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个人信息管理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查看修改完善个人信息，包含头像、姓名、手机号、银行卡、微信号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857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账户余额管理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医生受理咨询订单分成金额数据统计。提供提现子功能，即按照统计金额，从平台账户提取相应金额到个人账户。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高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订单管理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查看个人咨询服务订单，提供订单状态分类和日期筛选，完成订单详情查看子功能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5FA5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管理后台</w:t>
            </w:r>
            <w:r w:rsidR="00CD5FA5">
              <w:rPr>
                <w:rFonts w:ascii="宋体" w:hAnsi="宋体" w:cs="Arial" w:hint="eastAsia"/>
                <w:kern w:val="0"/>
                <w:sz w:val="24"/>
              </w:rPr>
              <w:t>/</w:t>
            </w:r>
          </w:p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用户管理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添加用户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从后台编辑或导入用户数据【只有医生和患者用户】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编辑信息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编辑用户相关信息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内容运营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Banner管理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编辑前端App对应广告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位内容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图片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资讯编辑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编辑前端每日健康知识内容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公共模块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筛选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对订单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按状态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进行筛选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搜索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根据订单号、手机号、用户名搜索关联订单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排序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对订单根据日期进行排序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批量操作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取消订单、结束订单、删除订单、导出订单、打印订单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查看订单详情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跳转至详情页，查看当前订单详情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员工管理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添加员工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添加系统后台用户人员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批量导入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通过导入已编辑的excel模板文件，自动添加员工数据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删除员工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删除员工个人账号以及相关信息和权限，禁止用户再次登录系统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修改信息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修改员工个人信息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禁用账号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禁用当前账号，但保留该用户相关数据和权限。用户无法正常登录和使用本系统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低</w:t>
            </w:r>
          </w:p>
        </w:tc>
      </w:tr>
      <w:tr w:rsidR="00CF0ACA" w:rsidRPr="00CF0ACA" w:rsidTr="00CF0ACA">
        <w:trPr>
          <w:trHeight w:val="285"/>
        </w:trPr>
        <w:tc>
          <w:tcPr>
            <w:tcW w:w="15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角色管理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创建角色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创建员工角色，通过角色对应组织结构人员权限管理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1142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禁用角色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关闭角色，使改角色处于</w:t>
            </w:r>
            <w:proofErr w:type="gramStart"/>
            <w:r w:rsidRPr="00CF0ACA">
              <w:rPr>
                <w:rFonts w:ascii="宋体" w:hAnsi="宋体" w:cs="Arial" w:hint="eastAsia"/>
                <w:kern w:val="0"/>
                <w:sz w:val="24"/>
              </w:rPr>
              <w:t>不</w:t>
            </w:r>
            <w:proofErr w:type="gramEnd"/>
            <w:r w:rsidRPr="00CF0ACA">
              <w:rPr>
                <w:rFonts w:ascii="宋体" w:hAnsi="宋体" w:cs="Arial" w:hint="eastAsia"/>
                <w:kern w:val="0"/>
                <w:sz w:val="24"/>
              </w:rPr>
              <w:t>可用状态，关联用户无法获取对应角色权限，查看或使用系统功能。但用户可以登录系统，进行做基础的非限制性操作，例如查看管理自己的账号。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  <w:tr w:rsidR="00CF0ACA" w:rsidRPr="00CF0ACA" w:rsidTr="00CF0ACA">
        <w:trPr>
          <w:trHeight w:val="571"/>
        </w:trPr>
        <w:tc>
          <w:tcPr>
            <w:tcW w:w="15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权限设置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0ACA" w:rsidRPr="00CF0ACA" w:rsidRDefault="00CF0ACA" w:rsidP="00CF0ACA">
            <w:pPr>
              <w:widowControl/>
              <w:jc w:val="left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根据角色设置对应可使用得系统功能菜单，在用户登录后提供展现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0ACA" w:rsidRPr="00CF0ACA" w:rsidRDefault="00CF0ACA" w:rsidP="00CF0ACA">
            <w:pPr>
              <w:widowControl/>
              <w:jc w:val="center"/>
              <w:rPr>
                <w:rFonts w:ascii="宋体" w:hAnsi="宋体" w:cs="Arial"/>
                <w:kern w:val="0"/>
                <w:sz w:val="24"/>
              </w:rPr>
            </w:pPr>
            <w:r w:rsidRPr="00CF0ACA">
              <w:rPr>
                <w:rFonts w:ascii="宋体" w:hAnsi="宋体" w:cs="Arial" w:hint="eastAsia"/>
                <w:kern w:val="0"/>
                <w:sz w:val="24"/>
              </w:rPr>
              <w:t>中</w:t>
            </w:r>
          </w:p>
        </w:tc>
      </w:tr>
    </w:tbl>
    <w:p w:rsidR="00CF0ACA" w:rsidRDefault="00CF0ACA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</w:p>
    <w:p w:rsidR="008E387B" w:rsidRPr="003247F2" w:rsidRDefault="008E387B">
      <w:pPr>
        <w:pStyle w:val="1"/>
        <w:rPr>
          <w:rFonts w:ascii="Arial" w:hAnsi="Arial" w:cs="Arial"/>
        </w:rPr>
      </w:pPr>
      <w:bookmarkStart w:id="16" w:name="_Toc263801771"/>
      <w:r w:rsidRPr="003247F2">
        <w:rPr>
          <w:rFonts w:ascii="Arial" w:hAnsi="Arial" w:cs="Arial"/>
        </w:rPr>
        <w:t>产品特性</w:t>
      </w:r>
      <w:bookmarkEnd w:id="16"/>
    </w:p>
    <w:p w:rsidR="004A1B6F" w:rsidRPr="0077556F" w:rsidRDefault="004A1B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77556F">
        <w:rPr>
          <w:rFonts w:ascii="Arial" w:hAnsi="Arial" w:cs="Arial" w:hint="eastAsia"/>
          <w:i w:val="0"/>
          <w:color w:val="auto"/>
        </w:rPr>
        <w:t>舌诊：通过手机</w:t>
      </w:r>
      <w:r w:rsidRPr="0077556F">
        <w:rPr>
          <w:rFonts w:ascii="Arial" w:hAnsi="Arial" w:cs="Arial"/>
          <w:i w:val="0"/>
          <w:color w:val="auto"/>
        </w:rPr>
        <w:t>拍照</w:t>
      </w:r>
      <w:r w:rsidRPr="0077556F">
        <w:rPr>
          <w:rFonts w:ascii="Arial" w:hAnsi="Arial" w:cs="Arial" w:hint="eastAsia"/>
          <w:i w:val="0"/>
          <w:color w:val="auto"/>
        </w:rPr>
        <w:t>上传至</w:t>
      </w:r>
      <w:r w:rsidRPr="0077556F">
        <w:rPr>
          <w:rFonts w:ascii="Arial" w:hAnsi="Arial" w:cs="Arial"/>
          <w:i w:val="0"/>
          <w:color w:val="auto"/>
        </w:rPr>
        <w:t>后台进行医学诊断</w:t>
      </w:r>
    </w:p>
    <w:p w:rsidR="006C696F" w:rsidRPr="0077556F" w:rsidRDefault="004A1B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77556F">
        <w:rPr>
          <w:rFonts w:ascii="Arial" w:hAnsi="Arial" w:cs="Arial" w:hint="eastAsia"/>
          <w:i w:val="0"/>
          <w:color w:val="auto"/>
        </w:rPr>
        <w:t>解方：通过</w:t>
      </w:r>
      <w:r w:rsidRPr="0077556F">
        <w:rPr>
          <w:rFonts w:ascii="Arial" w:hAnsi="Arial" w:cs="Arial"/>
          <w:i w:val="0"/>
          <w:color w:val="auto"/>
        </w:rPr>
        <w:t>手机拍照识别处方文字进行药房解读</w:t>
      </w:r>
    </w:p>
    <w:p w:rsidR="006C696F" w:rsidRPr="004A1B6F" w:rsidRDefault="006C69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A1B6F">
        <w:rPr>
          <w:rFonts w:ascii="Arial" w:hAnsi="Arial" w:cs="Arial" w:hint="eastAsia"/>
          <w:i w:val="0"/>
          <w:color w:val="auto"/>
        </w:rPr>
        <w:t>各角色业务</w:t>
      </w:r>
      <w:r w:rsidRPr="004A1B6F">
        <w:rPr>
          <w:rFonts w:ascii="Arial" w:hAnsi="Arial" w:cs="Arial"/>
          <w:i w:val="0"/>
          <w:color w:val="auto"/>
        </w:rPr>
        <w:t>功能</w:t>
      </w:r>
      <w:r w:rsidR="00D27350" w:rsidRPr="004A1B6F">
        <w:rPr>
          <w:rFonts w:ascii="Arial" w:hAnsi="Arial" w:cs="Arial" w:hint="eastAsia"/>
          <w:i w:val="0"/>
          <w:color w:val="auto"/>
        </w:rPr>
        <w:t>点</w:t>
      </w:r>
      <w:r w:rsidR="003810C4" w:rsidRPr="004A1B6F">
        <w:rPr>
          <w:rFonts w:ascii="Arial" w:hAnsi="Arial" w:cs="Arial" w:hint="eastAsia"/>
          <w:i w:val="0"/>
          <w:color w:val="auto"/>
        </w:rPr>
        <w:t>主要</w:t>
      </w:r>
      <w:r w:rsidRPr="004A1B6F">
        <w:rPr>
          <w:rFonts w:ascii="Arial" w:hAnsi="Arial" w:cs="Arial"/>
          <w:i w:val="0"/>
          <w:color w:val="auto"/>
        </w:rPr>
        <w:t>参考</w:t>
      </w:r>
      <w:r w:rsidR="00D27350" w:rsidRPr="004A1B6F">
        <w:rPr>
          <w:rFonts w:ascii="Arial" w:hAnsi="Arial" w:cs="Arial" w:hint="eastAsia"/>
          <w:i w:val="0"/>
          <w:color w:val="auto"/>
        </w:rPr>
        <w:t>：</w:t>
      </w:r>
    </w:p>
    <w:p w:rsidR="006C696F" w:rsidRPr="004A1B6F" w:rsidRDefault="006C69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A1B6F">
        <w:rPr>
          <w:rFonts w:ascii="Arial" w:hAnsi="Arial" w:cs="Arial" w:hint="eastAsia"/>
          <w:i w:val="0"/>
          <w:color w:val="auto"/>
        </w:rPr>
        <w:t>03</w:t>
      </w:r>
      <w:r w:rsidRPr="004A1B6F">
        <w:rPr>
          <w:rFonts w:ascii="Arial" w:hAnsi="Arial" w:cs="Arial" w:hint="eastAsia"/>
          <w:i w:val="0"/>
          <w:color w:val="auto"/>
        </w:rPr>
        <w:t>患者</w:t>
      </w:r>
      <w:r w:rsidRPr="004A1B6F">
        <w:rPr>
          <w:rFonts w:ascii="Arial" w:hAnsi="Arial" w:cs="Arial"/>
          <w:i w:val="0"/>
          <w:color w:val="auto"/>
        </w:rPr>
        <w:t>业务流程图</w:t>
      </w:r>
    </w:p>
    <w:p w:rsidR="006C696F" w:rsidRPr="004A1B6F" w:rsidRDefault="006C69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A1B6F">
        <w:rPr>
          <w:rFonts w:ascii="Arial" w:hAnsi="Arial" w:cs="Arial" w:hint="eastAsia"/>
          <w:i w:val="0"/>
          <w:color w:val="auto"/>
        </w:rPr>
        <w:t>04</w:t>
      </w:r>
      <w:r w:rsidRPr="004A1B6F">
        <w:rPr>
          <w:rFonts w:ascii="Arial" w:hAnsi="Arial" w:cs="Arial" w:hint="eastAsia"/>
          <w:i w:val="0"/>
          <w:color w:val="auto"/>
        </w:rPr>
        <w:t>医生业务</w:t>
      </w:r>
      <w:r w:rsidRPr="004A1B6F">
        <w:rPr>
          <w:rFonts w:ascii="Arial" w:hAnsi="Arial" w:cs="Arial"/>
          <w:i w:val="0"/>
          <w:color w:val="auto"/>
        </w:rPr>
        <w:t>流程图</w:t>
      </w:r>
    </w:p>
    <w:p w:rsidR="00D27350" w:rsidRPr="004A1B6F" w:rsidRDefault="00D27350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6C696F" w:rsidRPr="004A1B6F" w:rsidRDefault="006C69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A1B6F">
        <w:rPr>
          <w:rFonts w:ascii="Arial" w:hAnsi="Arial" w:cs="Arial" w:hint="eastAsia"/>
          <w:i w:val="0"/>
          <w:color w:val="auto"/>
        </w:rPr>
        <w:lastRenderedPageBreak/>
        <w:t>08</w:t>
      </w:r>
      <w:r w:rsidRPr="004A1B6F">
        <w:rPr>
          <w:rFonts w:ascii="Arial" w:hAnsi="Arial" w:cs="Arial" w:hint="eastAsia"/>
          <w:i w:val="0"/>
          <w:color w:val="auto"/>
        </w:rPr>
        <w:t>业务</w:t>
      </w:r>
      <w:r w:rsidRPr="004A1B6F">
        <w:rPr>
          <w:rFonts w:ascii="Arial" w:hAnsi="Arial" w:cs="Arial"/>
          <w:i w:val="0"/>
          <w:color w:val="auto"/>
        </w:rPr>
        <w:t>功能用例图</w:t>
      </w:r>
    </w:p>
    <w:p w:rsidR="006C696F" w:rsidRPr="004A1B6F" w:rsidRDefault="003810C4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A1B6F">
        <w:rPr>
          <w:rFonts w:ascii="Arial" w:hAnsi="Arial" w:cs="Arial" w:hint="eastAsia"/>
          <w:i w:val="0"/>
          <w:color w:val="auto"/>
        </w:rPr>
        <w:t>09</w:t>
      </w:r>
      <w:r w:rsidR="006C696F" w:rsidRPr="004A1B6F">
        <w:rPr>
          <w:rFonts w:ascii="Arial" w:hAnsi="Arial" w:cs="Arial" w:hint="eastAsia"/>
          <w:i w:val="0"/>
          <w:color w:val="auto"/>
        </w:rPr>
        <w:t>系统</w:t>
      </w:r>
      <w:r w:rsidR="00173B58" w:rsidRPr="004A1B6F">
        <w:rPr>
          <w:rFonts w:ascii="Arial" w:hAnsi="Arial" w:cs="Arial" w:hint="eastAsia"/>
          <w:i w:val="0"/>
          <w:color w:val="auto"/>
        </w:rPr>
        <w:t>业务</w:t>
      </w:r>
      <w:r w:rsidR="00173B58" w:rsidRPr="004A1B6F">
        <w:rPr>
          <w:rFonts w:ascii="Arial" w:hAnsi="Arial" w:cs="Arial"/>
          <w:i w:val="0"/>
          <w:color w:val="auto"/>
        </w:rPr>
        <w:t>流程</w:t>
      </w:r>
      <w:r w:rsidR="006C696F" w:rsidRPr="004A1B6F">
        <w:rPr>
          <w:rFonts w:ascii="Arial" w:hAnsi="Arial" w:cs="Arial"/>
          <w:i w:val="0"/>
          <w:color w:val="auto"/>
        </w:rPr>
        <w:t>泳道图</w:t>
      </w:r>
    </w:p>
    <w:p w:rsidR="00693502" w:rsidRPr="000D332A" w:rsidRDefault="00FA7091" w:rsidP="000D332A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bookmarkStart w:id="17" w:name="_Toc263801772"/>
      <w:r>
        <w:rPr>
          <w:rFonts w:cs="Arial" w:hint="eastAsia"/>
          <w:szCs w:val="28"/>
        </w:rPr>
        <w:t>患者</w:t>
      </w:r>
      <w:r>
        <w:rPr>
          <w:rFonts w:cs="Arial"/>
          <w:szCs w:val="28"/>
        </w:rPr>
        <w:t>端</w:t>
      </w:r>
      <w:r w:rsidR="00693502" w:rsidRPr="000D332A">
        <w:rPr>
          <w:rFonts w:cs="Arial"/>
          <w:szCs w:val="28"/>
        </w:rPr>
        <w:t xml:space="preserve">  </w:t>
      </w:r>
      <w:bookmarkEnd w:id="17"/>
      <w:r>
        <w:rPr>
          <w:rFonts w:cs="Arial" w:hint="eastAsia"/>
          <w:szCs w:val="28"/>
        </w:rPr>
        <w:t>舌</w:t>
      </w:r>
      <w:proofErr w:type="gramStart"/>
      <w:r>
        <w:rPr>
          <w:rFonts w:cs="Arial" w:hint="eastAsia"/>
          <w:szCs w:val="28"/>
        </w:rPr>
        <w:t>象</w:t>
      </w:r>
      <w:proofErr w:type="gramEnd"/>
      <w:r>
        <w:rPr>
          <w:rFonts w:cs="Arial" w:hint="eastAsia"/>
          <w:szCs w:val="28"/>
        </w:rPr>
        <w:t>问诊</w:t>
      </w:r>
    </w:p>
    <w:p w:rsidR="00693502" w:rsidRDefault="00693502" w:rsidP="000D332A">
      <w:pPr>
        <w:pStyle w:val="3"/>
      </w:pPr>
      <w:bookmarkStart w:id="18" w:name="_Toc263801773"/>
      <w:r w:rsidRPr="0028283F">
        <w:t>产品概述</w:t>
      </w:r>
      <w:bookmarkEnd w:id="18"/>
    </w:p>
    <w:p w:rsidR="003E4BCA" w:rsidRPr="00E3306D" w:rsidRDefault="00240D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E3306D">
        <w:rPr>
          <w:rFonts w:ascii="Arial" w:hAnsi="Arial" w:cs="Arial" w:hint="eastAsia"/>
          <w:i w:val="0"/>
          <w:color w:val="auto"/>
        </w:rPr>
        <w:t>用户</w:t>
      </w:r>
      <w:r w:rsidRPr="00E3306D">
        <w:rPr>
          <w:rFonts w:ascii="Arial" w:hAnsi="Arial" w:cs="Arial"/>
          <w:i w:val="0"/>
          <w:color w:val="auto"/>
        </w:rPr>
        <w:t>在</w:t>
      </w:r>
      <w:r w:rsidRPr="00E3306D">
        <w:rPr>
          <w:rFonts w:ascii="Arial" w:hAnsi="Arial" w:cs="Arial" w:hint="eastAsia"/>
          <w:i w:val="0"/>
          <w:color w:val="auto"/>
        </w:rPr>
        <w:t>光线</w:t>
      </w:r>
      <w:r w:rsidRPr="00E3306D">
        <w:rPr>
          <w:rFonts w:ascii="Arial" w:hAnsi="Arial" w:cs="Arial"/>
          <w:i w:val="0"/>
          <w:color w:val="auto"/>
        </w:rPr>
        <w:t>适宜（</w:t>
      </w:r>
      <w:r w:rsidRPr="00E3306D">
        <w:rPr>
          <w:rFonts w:ascii="Arial" w:hAnsi="Arial" w:cs="Arial" w:hint="eastAsia"/>
          <w:i w:val="0"/>
          <w:color w:val="auto"/>
        </w:rPr>
        <w:t>室内</w:t>
      </w:r>
      <w:r w:rsidRPr="00E3306D">
        <w:rPr>
          <w:rFonts w:ascii="Arial" w:hAnsi="Arial" w:cs="Arial"/>
          <w:i w:val="0"/>
          <w:color w:val="auto"/>
        </w:rPr>
        <w:t>有灯，室外</w:t>
      </w:r>
      <w:proofErr w:type="gramStart"/>
      <w:r w:rsidRPr="00E3306D">
        <w:rPr>
          <w:rFonts w:ascii="Arial" w:hAnsi="Arial" w:cs="Arial"/>
          <w:i w:val="0"/>
          <w:color w:val="auto"/>
        </w:rPr>
        <w:t>外</w:t>
      </w:r>
      <w:proofErr w:type="gramEnd"/>
      <w:r w:rsidRPr="00E3306D">
        <w:rPr>
          <w:rFonts w:ascii="Arial" w:hAnsi="Arial" w:cs="Arial"/>
          <w:i w:val="0"/>
          <w:color w:val="auto"/>
        </w:rPr>
        <w:t>天，光线充足）</w:t>
      </w:r>
      <w:r w:rsidRPr="00E3306D">
        <w:rPr>
          <w:rFonts w:ascii="Arial" w:hAnsi="Arial" w:cs="Arial" w:hint="eastAsia"/>
          <w:i w:val="0"/>
          <w:color w:val="auto"/>
        </w:rPr>
        <w:t>的</w:t>
      </w:r>
      <w:r w:rsidRPr="00E3306D">
        <w:rPr>
          <w:rFonts w:ascii="Arial" w:hAnsi="Arial" w:cs="Arial"/>
          <w:i w:val="0"/>
          <w:color w:val="auto"/>
        </w:rPr>
        <w:t>环境下，</w:t>
      </w:r>
      <w:r w:rsidRPr="00E3306D">
        <w:rPr>
          <w:rFonts w:ascii="Arial" w:hAnsi="Arial" w:cs="Arial" w:hint="eastAsia"/>
          <w:i w:val="0"/>
          <w:color w:val="auto"/>
        </w:rPr>
        <w:t>通过</w:t>
      </w:r>
      <w:r w:rsidRPr="00E3306D">
        <w:rPr>
          <w:rFonts w:ascii="Arial" w:hAnsi="Arial" w:cs="Arial"/>
          <w:i w:val="0"/>
          <w:color w:val="auto"/>
        </w:rPr>
        <w:t>手机</w:t>
      </w:r>
      <w:r w:rsidRPr="00E3306D">
        <w:rPr>
          <w:rFonts w:ascii="Arial" w:hAnsi="Arial" w:cs="Arial" w:hint="eastAsia"/>
          <w:i w:val="0"/>
          <w:color w:val="auto"/>
        </w:rPr>
        <w:t>根据</w:t>
      </w:r>
      <w:r w:rsidRPr="00E3306D">
        <w:rPr>
          <w:rFonts w:ascii="Arial" w:hAnsi="Arial" w:cs="Arial"/>
          <w:i w:val="0"/>
          <w:color w:val="auto"/>
        </w:rPr>
        <w:t>提示</w:t>
      </w:r>
      <w:r w:rsidRPr="00E3306D">
        <w:rPr>
          <w:rFonts w:ascii="Arial" w:hAnsi="Arial" w:cs="Arial" w:hint="eastAsia"/>
          <w:i w:val="0"/>
          <w:color w:val="auto"/>
        </w:rPr>
        <w:t>拍摄符合标准（根据</w:t>
      </w:r>
      <w:r w:rsidRPr="00E3306D">
        <w:rPr>
          <w:rFonts w:ascii="Arial" w:hAnsi="Arial" w:cs="Arial"/>
          <w:i w:val="0"/>
          <w:color w:val="auto"/>
        </w:rPr>
        <w:t>界面提示，舌头在画面中央，提示框内）</w:t>
      </w:r>
      <w:r w:rsidRPr="00E3306D">
        <w:rPr>
          <w:rFonts w:ascii="Arial" w:hAnsi="Arial" w:cs="Arial" w:hint="eastAsia"/>
          <w:i w:val="0"/>
          <w:color w:val="auto"/>
        </w:rPr>
        <w:t>的</w:t>
      </w:r>
      <w:r w:rsidRPr="00E3306D">
        <w:rPr>
          <w:rFonts w:ascii="Arial" w:hAnsi="Arial" w:cs="Arial"/>
          <w:i w:val="0"/>
          <w:color w:val="auto"/>
        </w:rPr>
        <w:t>个人</w:t>
      </w:r>
      <w:r w:rsidRPr="00E3306D">
        <w:rPr>
          <w:rFonts w:ascii="Arial" w:hAnsi="Arial" w:cs="Arial" w:hint="eastAsia"/>
          <w:i w:val="0"/>
          <w:color w:val="auto"/>
        </w:rPr>
        <w:t>舌头</w:t>
      </w:r>
      <w:r w:rsidRPr="00E3306D">
        <w:rPr>
          <w:rFonts w:ascii="Arial" w:hAnsi="Arial" w:cs="Arial"/>
          <w:i w:val="0"/>
          <w:color w:val="auto"/>
        </w:rPr>
        <w:t>照片，</w:t>
      </w:r>
      <w:r w:rsidRPr="00E3306D">
        <w:rPr>
          <w:rFonts w:ascii="Arial" w:hAnsi="Arial" w:cs="Arial" w:hint="eastAsia"/>
          <w:i w:val="0"/>
          <w:color w:val="auto"/>
        </w:rPr>
        <w:t>上传至</w:t>
      </w:r>
      <w:r w:rsidRPr="00E3306D">
        <w:rPr>
          <w:rFonts w:ascii="Arial" w:hAnsi="Arial" w:cs="Arial"/>
          <w:i w:val="0"/>
          <w:color w:val="auto"/>
        </w:rPr>
        <w:t>后台。由</w:t>
      </w:r>
      <w:r w:rsidRPr="00E3306D">
        <w:rPr>
          <w:rFonts w:ascii="Arial" w:hAnsi="Arial" w:cs="Arial" w:hint="eastAsia"/>
          <w:i w:val="0"/>
          <w:color w:val="auto"/>
        </w:rPr>
        <w:t>后台</w:t>
      </w:r>
      <w:r w:rsidRPr="00E3306D">
        <w:rPr>
          <w:rFonts w:ascii="Arial" w:hAnsi="Arial" w:cs="Arial"/>
          <w:i w:val="0"/>
          <w:color w:val="auto"/>
        </w:rPr>
        <w:t>AI</w:t>
      </w:r>
      <w:r w:rsidRPr="00E3306D">
        <w:rPr>
          <w:rFonts w:ascii="Arial" w:hAnsi="Arial" w:cs="Arial"/>
          <w:i w:val="0"/>
          <w:color w:val="auto"/>
        </w:rPr>
        <w:t>算法</w:t>
      </w:r>
      <w:r w:rsidRPr="00E3306D">
        <w:rPr>
          <w:rFonts w:ascii="Arial" w:hAnsi="Arial" w:cs="Arial" w:hint="eastAsia"/>
          <w:i w:val="0"/>
          <w:color w:val="auto"/>
        </w:rPr>
        <w:t>（</w:t>
      </w:r>
      <w:r w:rsidRPr="00E3306D">
        <w:rPr>
          <w:rFonts w:ascii="Arial" w:hAnsi="Arial" w:cs="Arial"/>
          <w:i w:val="0"/>
          <w:color w:val="auto"/>
        </w:rPr>
        <w:t>或者</w:t>
      </w:r>
      <w:r w:rsidRPr="00E3306D">
        <w:rPr>
          <w:rFonts w:ascii="Arial" w:hAnsi="Arial" w:cs="Arial" w:hint="eastAsia"/>
          <w:i w:val="0"/>
          <w:color w:val="auto"/>
        </w:rPr>
        <w:t>替代医生</w:t>
      </w:r>
      <w:r w:rsidRPr="00E3306D">
        <w:rPr>
          <w:rFonts w:ascii="Arial" w:hAnsi="Arial" w:cs="Arial"/>
          <w:i w:val="0"/>
          <w:color w:val="auto"/>
        </w:rPr>
        <w:t>）进行舌</w:t>
      </w:r>
      <w:proofErr w:type="gramStart"/>
      <w:r w:rsidRPr="00E3306D">
        <w:rPr>
          <w:rFonts w:ascii="Arial" w:hAnsi="Arial" w:cs="Arial"/>
          <w:i w:val="0"/>
          <w:color w:val="auto"/>
        </w:rPr>
        <w:t>象</w:t>
      </w:r>
      <w:proofErr w:type="gramEnd"/>
      <w:r w:rsidRPr="00E3306D">
        <w:rPr>
          <w:rFonts w:ascii="Arial" w:hAnsi="Arial" w:cs="Arial"/>
          <w:i w:val="0"/>
          <w:color w:val="auto"/>
        </w:rPr>
        <w:t>分析，提供</w:t>
      </w:r>
      <w:r w:rsidRPr="00E3306D">
        <w:rPr>
          <w:rFonts w:ascii="Arial" w:hAnsi="Arial" w:cs="Arial" w:hint="eastAsia"/>
          <w:i w:val="0"/>
          <w:color w:val="auto"/>
        </w:rPr>
        <w:t>7</w:t>
      </w:r>
      <w:r w:rsidRPr="00E3306D">
        <w:rPr>
          <w:rFonts w:ascii="Arial" w:hAnsi="Arial" w:cs="Arial" w:hint="eastAsia"/>
          <w:i w:val="0"/>
          <w:color w:val="auto"/>
        </w:rPr>
        <w:t>种症状</w:t>
      </w:r>
      <w:r w:rsidRPr="00E3306D">
        <w:rPr>
          <w:rFonts w:ascii="Arial" w:hAnsi="Arial" w:cs="Arial"/>
          <w:i w:val="0"/>
          <w:color w:val="auto"/>
        </w:rPr>
        <w:t>诊断结果</w:t>
      </w:r>
      <w:r w:rsidRPr="00E3306D">
        <w:rPr>
          <w:rFonts w:ascii="Arial" w:hAnsi="Arial" w:cs="Arial" w:hint="eastAsia"/>
          <w:i w:val="0"/>
          <w:color w:val="auto"/>
        </w:rPr>
        <w:t>或者</w:t>
      </w:r>
      <w:r w:rsidRPr="00E3306D">
        <w:rPr>
          <w:rFonts w:ascii="Arial" w:hAnsi="Arial" w:cs="Arial"/>
          <w:i w:val="0"/>
          <w:color w:val="auto"/>
        </w:rPr>
        <w:t>身体健康</w:t>
      </w:r>
      <w:r w:rsidR="000B114D" w:rsidRPr="00E3306D">
        <w:rPr>
          <w:rFonts w:ascii="Arial" w:hAnsi="Arial" w:cs="Arial" w:hint="eastAsia"/>
          <w:i w:val="0"/>
          <w:color w:val="auto"/>
        </w:rPr>
        <w:t>结论</w:t>
      </w:r>
      <w:r w:rsidRPr="00E3306D">
        <w:rPr>
          <w:rFonts w:ascii="Arial" w:hAnsi="Arial" w:cs="Arial"/>
          <w:i w:val="0"/>
          <w:color w:val="auto"/>
        </w:rPr>
        <w:t>。</w:t>
      </w:r>
    </w:p>
    <w:p w:rsidR="00F25DD9" w:rsidRPr="000D332A" w:rsidRDefault="00F25DD9" w:rsidP="000D332A">
      <w:pPr>
        <w:pStyle w:val="3"/>
      </w:pPr>
      <w:bookmarkStart w:id="19" w:name="_Toc263801774"/>
      <w:r w:rsidRPr="000D332A">
        <w:t>产品</w:t>
      </w:r>
      <w:r w:rsidRPr="000D332A">
        <w:rPr>
          <w:rFonts w:hint="eastAsia"/>
        </w:rPr>
        <w:t>结构</w:t>
      </w:r>
      <w:r w:rsidR="00DD20E9">
        <w:rPr>
          <w:rFonts w:hint="eastAsia"/>
        </w:rPr>
        <w:t>（</w:t>
      </w:r>
      <w:r w:rsidR="0052295F">
        <w:rPr>
          <w:rFonts w:hint="eastAsia"/>
        </w:rPr>
        <w:t>功能摘要）</w:t>
      </w:r>
      <w:bookmarkEnd w:id="19"/>
    </w:p>
    <w:p w:rsidR="00506549" w:rsidRDefault="008418A4" w:rsidP="00506549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问诊</w:t>
      </w:r>
      <w:r w:rsidR="00E3306D" w:rsidRPr="00C1537B">
        <w:rPr>
          <w:rFonts w:ascii="Arial" w:hAnsi="Arial" w:cs="Arial"/>
          <w:i w:val="0"/>
          <w:color w:val="auto"/>
        </w:rPr>
        <w:t>入口：</w:t>
      </w:r>
      <w:r w:rsidR="00FF1956">
        <w:rPr>
          <w:rFonts w:ascii="Arial" w:hAnsi="Arial" w:cs="Arial" w:hint="eastAsia"/>
          <w:i w:val="0"/>
          <w:color w:val="auto"/>
        </w:rPr>
        <w:t>舌诊</w:t>
      </w:r>
      <w:r w:rsidR="00FF1956">
        <w:rPr>
          <w:rFonts w:ascii="Arial" w:hAnsi="Arial" w:cs="Arial"/>
          <w:i w:val="0"/>
          <w:color w:val="auto"/>
        </w:rPr>
        <w:t>功能入口</w:t>
      </w:r>
    </w:p>
    <w:p w:rsidR="008418A4" w:rsidRPr="00C1537B" w:rsidRDefault="008418A4" w:rsidP="00506549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 w:hint="eastAsia"/>
          <w:i w:val="0"/>
          <w:color w:val="auto"/>
        </w:rPr>
        <w:t>拍照采集</w:t>
      </w:r>
      <w:r>
        <w:rPr>
          <w:rFonts w:ascii="Arial" w:hAnsi="Arial" w:cs="Arial"/>
          <w:i w:val="0"/>
          <w:color w:val="auto"/>
        </w:rPr>
        <w:t>：</w:t>
      </w:r>
      <w:r w:rsidR="00FF1956">
        <w:rPr>
          <w:rFonts w:ascii="Arial" w:hAnsi="Arial" w:cs="Arial" w:hint="eastAsia"/>
          <w:i w:val="0"/>
          <w:color w:val="auto"/>
        </w:rPr>
        <w:t>舌诊</w:t>
      </w:r>
      <w:r w:rsidR="00FF1956">
        <w:rPr>
          <w:rFonts w:ascii="Arial" w:hAnsi="Arial" w:cs="Arial"/>
          <w:i w:val="0"/>
          <w:color w:val="auto"/>
        </w:rPr>
        <w:t>功能采集</w:t>
      </w:r>
      <w:r w:rsidR="00E132E0">
        <w:rPr>
          <w:rFonts w:ascii="Arial" w:hAnsi="Arial" w:cs="Arial" w:hint="eastAsia"/>
          <w:i w:val="0"/>
          <w:color w:val="auto"/>
        </w:rPr>
        <w:t>&amp;</w:t>
      </w:r>
      <w:r w:rsidR="00E132E0">
        <w:rPr>
          <w:rFonts w:ascii="Arial" w:hAnsi="Arial" w:cs="Arial"/>
          <w:i w:val="0"/>
          <w:color w:val="auto"/>
        </w:rPr>
        <w:t>上传</w:t>
      </w:r>
      <w:r w:rsidR="00FF1956">
        <w:rPr>
          <w:rFonts w:ascii="Arial" w:hAnsi="Arial" w:cs="Arial" w:hint="eastAsia"/>
          <w:i w:val="0"/>
          <w:color w:val="auto"/>
        </w:rPr>
        <w:t>步骤</w:t>
      </w:r>
    </w:p>
    <w:p w:rsidR="00506549" w:rsidRPr="00C1537B" w:rsidRDefault="008418A4" w:rsidP="006470E3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问诊</w:t>
      </w:r>
      <w:r w:rsidR="00E3306D" w:rsidRPr="00C1537B">
        <w:rPr>
          <w:rFonts w:ascii="Arial" w:hAnsi="Arial" w:cs="Arial" w:hint="eastAsia"/>
          <w:i w:val="0"/>
          <w:color w:val="auto"/>
        </w:rPr>
        <w:t>结论</w:t>
      </w:r>
      <w:r>
        <w:rPr>
          <w:rFonts w:ascii="Arial" w:hAnsi="Arial" w:cs="Arial" w:hint="eastAsia"/>
          <w:i w:val="0"/>
          <w:color w:val="auto"/>
        </w:rPr>
        <w:t>反馈</w:t>
      </w:r>
      <w:r w:rsidR="00E3306D" w:rsidRPr="00C1537B">
        <w:rPr>
          <w:rFonts w:ascii="Arial" w:hAnsi="Arial" w:cs="Arial" w:hint="eastAsia"/>
          <w:i w:val="0"/>
          <w:color w:val="auto"/>
        </w:rPr>
        <w:t>：</w:t>
      </w:r>
      <w:r w:rsidR="00E132E0">
        <w:rPr>
          <w:rFonts w:ascii="Arial" w:hAnsi="Arial" w:cs="Arial" w:hint="eastAsia"/>
          <w:i w:val="0"/>
          <w:color w:val="auto"/>
        </w:rPr>
        <w:t>舌诊</w:t>
      </w:r>
      <w:r w:rsidR="00E132E0">
        <w:rPr>
          <w:rFonts w:ascii="Arial" w:hAnsi="Arial" w:cs="Arial"/>
          <w:i w:val="0"/>
          <w:color w:val="auto"/>
        </w:rPr>
        <w:t>功能</w:t>
      </w:r>
      <w:r w:rsidR="000D5E88">
        <w:rPr>
          <w:rFonts w:ascii="Arial" w:hAnsi="Arial" w:cs="Arial" w:hint="eastAsia"/>
          <w:i w:val="0"/>
          <w:color w:val="auto"/>
        </w:rPr>
        <w:t>处理</w:t>
      </w:r>
      <w:r w:rsidR="000D5E88">
        <w:rPr>
          <w:rFonts w:ascii="Arial" w:hAnsi="Arial" w:cs="Arial"/>
          <w:i w:val="0"/>
          <w:color w:val="auto"/>
        </w:rPr>
        <w:t>&amp;</w:t>
      </w:r>
      <w:r w:rsidR="000D5E88">
        <w:rPr>
          <w:rFonts w:ascii="Arial" w:hAnsi="Arial" w:cs="Arial"/>
          <w:i w:val="0"/>
          <w:color w:val="auto"/>
        </w:rPr>
        <w:t>结果展示页面</w:t>
      </w:r>
    </w:p>
    <w:p w:rsidR="00F25DD9" w:rsidRPr="000D332A" w:rsidRDefault="00F25DD9" w:rsidP="000D332A">
      <w:pPr>
        <w:pStyle w:val="3"/>
      </w:pPr>
      <w:bookmarkStart w:id="20" w:name="_Toc263801775"/>
      <w:r w:rsidRPr="000D332A">
        <w:rPr>
          <w:rFonts w:hint="eastAsia"/>
        </w:rPr>
        <w:t>状态说明</w:t>
      </w:r>
      <w:bookmarkEnd w:id="20"/>
    </w:p>
    <w:p w:rsidR="00F25DD9" w:rsidRPr="00735652" w:rsidRDefault="0073565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735652">
        <w:rPr>
          <w:rFonts w:ascii="Arial" w:hAnsi="Arial" w:cs="Arial" w:hint="eastAsia"/>
          <w:i w:val="0"/>
          <w:color w:val="auto"/>
        </w:rPr>
        <w:t>无</w:t>
      </w:r>
      <w:r w:rsidRPr="00735652">
        <w:rPr>
          <w:rFonts w:ascii="Arial" w:hAnsi="Arial" w:cs="Arial"/>
          <w:i w:val="0"/>
          <w:color w:val="auto"/>
        </w:rPr>
        <w:t>状态</w:t>
      </w:r>
    </w:p>
    <w:p w:rsidR="000D332A" w:rsidRDefault="00693502" w:rsidP="000D332A">
      <w:pPr>
        <w:pStyle w:val="3"/>
      </w:pPr>
      <w:bookmarkStart w:id="21" w:name="_Toc263801776"/>
      <w:r w:rsidRPr="00945A4B">
        <w:t>特性</w:t>
      </w:r>
      <w:r w:rsidR="000D332A">
        <w:rPr>
          <w:rFonts w:hint="eastAsia"/>
        </w:rPr>
        <w:t>说明</w:t>
      </w:r>
      <w:bookmarkEnd w:id="21"/>
    </w:p>
    <w:p w:rsidR="00693502" w:rsidRPr="00945A4B" w:rsidRDefault="000D332A" w:rsidP="000D332A">
      <w:pPr>
        <w:pStyle w:val="4"/>
        <w:ind w:leftChars="135" w:left="283"/>
      </w:pPr>
      <w:bookmarkStart w:id="22" w:name="_Toc263801777"/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22"/>
      <w:r w:rsidR="008A2055">
        <w:rPr>
          <w:rFonts w:hint="eastAsia"/>
        </w:rPr>
        <w:t>舌</w:t>
      </w:r>
      <w:proofErr w:type="gramStart"/>
      <w:r w:rsidR="008A2055">
        <w:rPr>
          <w:rFonts w:hint="eastAsia"/>
        </w:rPr>
        <w:t>象</w:t>
      </w:r>
      <w:proofErr w:type="gramEnd"/>
      <w:r w:rsidR="008A2055">
        <w:t>问诊</w:t>
      </w: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693502" w:rsidRPr="003031B7" w:rsidRDefault="0069350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用户点击</w:t>
      </w:r>
      <w:r w:rsidR="00F453AA" w:rsidRPr="003031B7">
        <w:rPr>
          <w:rFonts w:ascii="Arial" w:hAnsi="Arial" w:cs="Arial" w:hint="eastAsia"/>
          <w:i w:val="0"/>
          <w:color w:val="auto"/>
        </w:rPr>
        <w:t>“首页</w:t>
      </w:r>
      <w:r w:rsidR="00F453AA" w:rsidRPr="003031B7">
        <w:rPr>
          <w:rFonts w:ascii="Arial" w:hAnsi="Arial" w:cs="Arial" w:hint="eastAsia"/>
          <w:i w:val="0"/>
          <w:color w:val="auto"/>
        </w:rPr>
        <w:t>-</w:t>
      </w:r>
      <w:r w:rsidR="00F453AA" w:rsidRPr="003031B7">
        <w:rPr>
          <w:rFonts w:ascii="Arial" w:hAnsi="Arial" w:cs="Arial" w:hint="eastAsia"/>
          <w:i w:val="0"/>
          <w:color w:val="auto"/>
        </w:rPr>
        <w:t>快速</w:t>
      </w:r>
      <w:r w:rsidR="00F453AA" w:rsidRPr="003031B7">
        <w:rPr>
          <w:rFonts w:ascii="Arial" w:hAnsi="Arial" w:cs="Arial"/>
          <w:i w:val="0"/>
          <w:color w:val="auto"/>
        </w:rPr>
        <w:t>舌诊栏目</w:t>
      </w:r>
      <w:r w:rsidR="00F453AA" w:rsidRPr="003031B7">
        <w:rPr>
          <w:rFonts w:ascii="Arial" w:hAnsi="Arial" w:cs="Arial" w:hint="eastAsia"/>
          <w:i w:val="0"/>
          <w:color w:val="auto"/>
        </w:rPr>
        <w:t>-</w:t>
      </w:r>
      <w:r w:rsidR="00F453AA" w:rsidRPr="003031B7">
        <w:rPr>
          <w:rFonts w:ascii="Arial" w:hAnsi="Arial" w:cs="Arial"/>
          <w:i w:val="0"/>
          <w:color w:val="auto"/>
        </w:rPr>
        <w:t>舌诊图标</w:t>
      </w:r>
      <w:r w:rsidR="00F453AA" w:rsidRPr="003031B7">
        <w:rPr>
          <w:rFonts w:ascii="Arial" w:hAnsi="Arial" w:cs="Arial" w:hint="eastAsia"/>
          <w:i w:val="0"/>
          <w:color w:val="auto"/>
        </w:rPr>
        <w:t>”</w:t>
      </w:r>
      <w:r w:rsidR="00111E68" w:rsidRPr="003031B7">
        <w:rPr>
          <w:rFonts w:ascii="Arial" w:hAnsi="Arial" w:cs="Arial" w:hint="eastAsia"/>
          <w:i w:val="0"/>
          <w:color w:val="auto"/>
        </w:rPr>
        <w:t>，</w:t>
      </w:r>
      <w:r w:rsidR="00111E68" w:rsidRPr="003031B7">
        <w:rPr>
          <w:rFonts w:ascii="Arial" w:hAnsi="Arial" w:cs="Arial"/>
          <w:i w:val="0"/>
          <w:color w:val="auto"/>
        </w:rPr>
        <w:t>即</w:t>
      </w:r>
      <w:r w:rsidR="00111E68" w:rsidRPr="003031B7">
        <w:rPr>
          <w:rFonts w:ascii="Arial" w:hAnsi="Arial" w:cs="Arial" w:hint="eastAsia"/>
          <w:i w:val="0"/>
          <w:color w:val="auto"/>
        </w:rPr>
        <w:t>进入</w:t>
      </w:r>
      <w:r w:rsidR="00111E68" w:rsidRPr="003031B7">
        <w:rPr>
          <w:rFonts w:ascii="Arial" w:hAnsi="Arial" w:cs="Arial"/>
          <w:i w:val="0"/>
          <w:color w:val="auto"/>
        </w:rPr>
        <w:t>舌</w:t>
      </w:r>
      <w:proofErr w:type="gramStart"/>
      <w:r w:rsidR="00111E68" w:rsidRPr="003031B7">
        <w:rPr>
          <w:rFonts w:ascii="Arial" w:hAnsi="Arial" w:cs="Arial"/>
          <w:i w:val="0"/>
          <w:color w:val="auto"/>
        </w:rPr>
        <w:t>象</w:t>
      </w:r>
      <w:proofErr w:type="gramEnd"/>
      <w:r w:rsidR="00111E68" w:rsidRPr="003031B7">
        <w:rPr>
          <w:rFonts w:ascii="Arial" w:hAnsi="Arial" w:cs="Arial"/>
          <w:i w:val="0"/>
          <w:color w:val="auto"/>
        </w:rPr>
        <w:t>问诊功能。</w:t>
      </w: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="00F25DD9"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:rsidR="00693502" w:rsidRPr="003031B7" w:rsidRDefault="0069350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用户</w:t>
      </w:r>
      <w:r w:rsidR="00E16D15" w:rsidRPr="003031B7">
        <w:rPr>
          <w:rFonts w:ascii="Arial" w:hAnsi="Arial" w:cs="Arial" w:hint="eastAsia"/>
          <w:i w:val="0"/>
          <w:color w:val="auto"/>
        </w:rPr>
        <w:t>已登录，且为患者</w:t>
      </w:r>
      <w:r w:rsidR="00E16D15" w:rsidRPr="003031B7">
        <w:rPr>
          <w:rFonts w:ascii="Arial" w:hAnsi="Arial" w:cs="Arial"/>
          <w:i w:val="0"/>
          <w:color w:val="auto"/>
        </w:rPr>
        <w:t>用户。</w:t>
      </w:r>
    </w:p>
    <w:p w:rsidR="00693502" w:rsidRDefault="00693502" w:rsidP="00693502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</w:t>
      </w:r>
      <w:r w:rsidR="00C656A9">
        <w:rPr>
          <w:rFonts w:ascii="Arial" w:hAnsi="Arial" w:cs="Arial" w:hint="eastAsia"/>
        </w:rPr>
        <w:t>流程</w:t>
      </w:r>
      <w:r w:rsidRPr="0028283F">
        <w:rPr>
          <w:rFonts w:ascii="Arial" w:hAnsi="Arial" w:cs="Arial"/>
        </w:rPr>
        <w:t>图）</w:t>
      </w:r>
    </w:p>
    <w:p w:rsidR="00991241" w:rsidRDefault="00991241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noProof/>
        </w:rPr>
        <w:lastRenderedPageBreak/>
        <w:drawing>
          <wp:inline distT="0" distB="0" distL="0" distR="0" wp14:anchorId="6A83ABB1" wp14:editId="1E9072E2">
            <wp:extent cx="5943600" cy="3038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E41BFB" w:rsidRDefault="009607CE" w:rsidP="00E41BFB">
      <w:pPr>
        <w:spacing w:afterLines="50" w:after="156"/>
        <w:jc w:val="center"/>
        <w:rPr>
          <w:rStyle w:val="ad"/>
        </w:rPr>
      </w:pPr>
      <w:r w:rsidRPr="00E41BFB">
        <w:rPr>
          <w:rStyle w:val="ad"/>
          <w:rFonts w:hint="eastAsia"/>
        </w:rPr>
        <w:t>舌诊</w:t>
      </w:r>
      <w:r w:rsidRPr="00E41BFB">
        <w:rPr>
          <w:rStyle w:val="ad"/>
        </w:rPr>
        <w:t>-</w:t>
      </w:r>
      <w:r w:rsidRPr="00E41BFB">
        <w:rPr>
          <w:rStyle w:val="ad"/>
        </w:rPr>
        <w:t>泳道图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28652E" wp14:editId="42BE874D">
            <wp:extent cx="5943600" cy="1141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流程图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597CE6" wp14:editId="5E195AEB">
            <wp:extent cx="3609975" cy="2305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用例图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C1E1A2" wp14:editId="61F9CBC8">
            <wp:extent cx="5943600" cy="4363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时序图</w:t>
      </w:r>
    </w:p>
    <w:p w:rsidR="009607CE" w:rsidRPr="00283ED5" w:rsidRDefault="009607CE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E83D7E" w:rsidRDefault="00E83D7E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当用户点击</w:t>
      </w:r>
      <w:r w:rsidR="00573384">
        <w:rPr>
          <w:rFonts w:ascii="Arial" w:hAnsi="Arial" w:cs="Arial" w:hint="eastAsia"/>
          <w:i w:val="0"/>
          <w:color w:val="auto"/>
        </w:rPr>
        <w:t>首页</w:t>
      </w:r>
      <w:r w:rsidRPr="003031B7">
        <w:rPr>
          <w:rFonts w:ascii="Arial" w:hAnsi="Arial" w:cs="Arial" w:hint="eastAsia"/>
          <w:i w:val="0"/>
          <w:color w:val="auto"/>
        </w:rPr>
        <w:t>“</w:t>
      </w:r>
      <w:r w:rsidR="0014793F" w:rsidRPr="003031B7">
        <w:rPr>
          <w:rFonts w:ascii="Arial" w:hAnsi="Arial" w:cs="Arial" w:hint="eastAsia"/>
          <w:i w:val="0"/>
          <w:color w:val="auto"/>
        </w:rPr>
        <w:t>舌诊图标”按钮</w:t>
      </w:r>
      <w:r w:rsidRPr="003031B7">
        <w:rPr>
          <w:rFonts w:ascii="Arial" w:hAnsi="Arial" w:cs="Arial" w:hint="eastAsia"/>
          <w:i w:val="0"/>
          <w:color w:val="auto"/>
        </w:rPr>
        <w:t>时，</w:t>
      </w:r>
      <w:r w:rsidR="00573384">
        <w:rPr>
          <w:rFonts w:ascii="Arial" w:hAnsi="Arial" w:cs="Arial" w:hint="eastAsia"/>
          <w:i w:val="0"/>
          <w:color w:val="auto"/>
        </w:rPr>
        <w:t>进入舌诊</w:t>
      </w:r>
      <w:r w:rsidR="00573384">
        <w:rPr>
          <w:rFonts w:ascii="Arial" w:hAnsi="Arial" w:cs="Arial"/>
          <w:i w:val="0"/>
          <w:color w:val="auto"/>
        </w:rPr>
        <w:t>功能</w:t>
      </w:r>
      <w:r w:rsidR="0037029E">
        <w:rPr>
          <w:rFonts w:ascii="Arial" w:hAnsi="Arial" w:cs="Arial" w:hint="eastAsia"/>
          <w:i w:val="0"/>
          <w:color w:val="auto"/>
        </w:rPr>
        <w:t>，并且</w:t>
      </w:r>
      <w:r w:rsidR="0037029E">
        <w:rPr>
          <w:rFonts w:ascii="Arial" w:hAnsi="Arial" w:cs="Arial"/>
          <w:i w:val="0"/>
          <w:color w:val="auto"/>
        </w:rPr>
        <w:t>用户</w:t>
      </w:r>
      <w:r w:rsidR="00F44C46">
        <w:rPr>
          <w:rFonts w:ascii="Arial" w:hAnsi="Arial" w:cs="Arial"/>
          <w:i w:val="0"/>
          <w:color w:val="auto"/>
        </w:rPr>
        <w:t>可以</w:t>
      </w:r>
      <w:r w:rsidR="00F44C46">
        <w:rPr>
          <w:rFonts w:ascii="Arial" w:hAnsi="Arial" w:cs="Arial" w:hint="eastAsia"/>
          <w:i w:val="0"/>
          <w:color w:val="auto"/>
        </w:rPr>
        <w:t>在</w:t>
      </w:r>
      <w:r w:rsidR="00F44C46">
        <w:rPr>
          <w:rFonts w:ascii="Arial" w:hAnsi="Arial" w:cs="Arial"/>
          <w:i w:val="0"/>
          <w:color w:val="auto"/>
        </w:rPr>
        <w:t>引导下快速完成采集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上传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处理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反馈流程</w:t>
      </w:r>
      <w:r w:rsidRPr="003031B7">
        <w:rPr>
          <w:rFonts w:ascii="Arial" w:hAnsi="Arial" w:cs="Arial" w:hint="eastAsia"/>
          <w:i w:val="0"/>
          <w:color w:val="auto"/>
        </w:rPr>
        <w:t>，</w:t>
      </w:r>
      <w:r w:rsidR="00BE63A3" w:rsidRPr="003031B7">
        <w:rPr>
          <w:rFonts w:ascii="Arial" w:hAnsi="Arial" w:cs="Arial" w:hint="eastAsia"/>
          <w:i w:val="0"/>
          <w:color w:val="auto"/>
        </w:rPr>
        <w:t>原型图</w:t>
      </w:r>
      <w:r w:rsidRPr="003031B7">
        <w:rPr>
          <w:rFonts w:ascii="Arial" w:hAnsi="Arial" w:cs="Arial" w:hint="eastAsia"/>
          <w:i w:val="0"/>
          <w:color w:val="auto"/>
        </w:rPr>
        <w:t>如下：</w:t>
      </w:r>
    </w:p>
    <w:p w:rsidR="00E83D7E" w:rsidRPr="00E83D7E" w:rsidRDefault="00E02CFB" w:rsidP="00E83D7E">
      <w:pPr>
        <w:spacing w:afterLines="50" w:after="156"/>
        <w:jc w:val="center"/>
        <w:rPr>
          <w:rFonts w:ascii="Arial" w:hAnsi="Arial" w:cs="Arial"/>
          <w:color w:val="0000FF"/>
        </w:rPr>
      </w:pPr>
      <w:r>
        <w:rPr>
          <w:noProof/>
        </w:rPr>
        <w:drawing>
          <wp:inline distT="0" distB="0" distL="0" distR="0" wp14:anchorId="55447926" wp14:editId="3EE89806">
            <wp:extent cx="5943600" cy="2589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E" w:rsidRPr="00E1230C" w:rsidRDefault="00E1230C" w:rsidP="00E1230C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E1230C">
        <w:rPr>
          <w:rFonts w:ascii="Arial" w:hAnsi="Arial" w:cs="Arial" w:hint="eastAsia"/>
        </w:rPr>
        <w:lastRenderedPageBreak/>
        <w:t>舌</w:t>
      </w:r>
      <w:proofErr w:type="gramStart"/>
      <w:r w:rsidRPr="00E1230C">
        <w:rPr>
          <w:rFonts w:ascii="Arial" w:hAnsi="Arial" w:cs="Arial" w:hint="eastAsia"/>
        </w:rPr>
        <w:t>象</w:t>
      </w:r>
      <w:proofErr w:type="gramEnd"/>
      <w:r w:rsidRPr="00E1230C">
        <w:rPr>
          <w:rFonts w:ascii="Arial" w:hAnsi="Arial" w:cs="Arial"/>
        </w:rPr>
        <w:t>问诊入口</w:t>
      </w:r>
      <w:r>
        <w:rPr>
          <w:rFonts w:ascii="Arial" w:hAnsi="Arial" w:cs="Arial" w:hint="eastAsia"/>
        </w:rPr>
        <w:t>：</w:t>
      </w:r>
    </w:p>
    <w:p w:rsidR="00E1230C" w:rsidRPr="00C1537B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 w:rsidRPr="00C1537B">
        <w:rPr>
          <w:rFonts w:ascii="Arial" w:hAnsi="Arial" w:cs="Arial" w:hint="eastAsia"/>
          <w:i w:val="0"/>
          <w:color w:val="auto"/>
        </w:rPr>
        <w:t>可点击图形按钮，点击</w:t>
      </w:r>
      <w:r w:rsidRPr="00C1537B">
        <w:rPr>
          <w:rFonts w:ascii="Arial" w:hAnsi="Arial" w:cs="Arial"/>
          <w:i w:val="0"/>
          <w:color w:val="auto"/>
        </w:rPr>
        <w:t>跳转，进入拍照采集界面</w:t>
      </w:r>
      <w:r w:rsidRPr="00C1537B">
        <w:rPr>
          <w:rFonts w:ascii="Arial" w:hAnsi="Arial" w:cs="Arial" w:hint="eastAsia"/>
          <w:i w:val="0"/>
          <w:color w:val="auto"/>
        </w:rPr>
        <w:t>。</w:t>
      </w:r>
    </w:p>
    <w:p w:rsidR="00E1230C" w:rsidRPr="00C1537B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 w:rsidRPr="00C1537B">
        <w:rPr>
          <w:rFonts w:ascii="Arial" w:hAnsi="Arial" w:cs="Arial"/>
          <w:i w:val="0"/>
          <w:color w:val="auto"/>
        </w:rPr>
        <w:t>配合小贴士描述文字</w:t>
      </w:r>
      <w:r w:rsidRPr="00C1537B">
        <w:rPr>
          <w:rFonts w:ascii="Arial" w:hAnsi="Arial" w:cs="Arial" w:hint="eastAsia"/>
          <w:i w:val="0"/>
          <w:color w:val="auto"/>
        </w:rPr>
        <w:t>，向</w:t>
      </w:r>
      <w:r w:rsidRPr="00C1537B">
        <w:rPr>
          <w:rFonts w:ascii="Arial" w:hAnsi="Arial" w:cs="Arial"/>
          <w:i w:val="0"/>
          <w:color w:val="auto"/>
        </w:rPr>
        <w:t>用户解释舌诊功能，引导用户尝试使用</w:t>
      </w:r>
      <w:r w:rsidRPr="00C1537B">
        <w:rPr>
          <w:rFonts w:ascii="Arial" w:hAnsi="Arial" w:cs="Arial" w:hint="eastAsia"/>
          <w:i w:val="0"/>
          <w:color w:val="auto"/>
        </w:rPr>
        <w:t>。</w:t>
      </w:r>
    </w:p>
    <w:p w:rsidR="00E1230C" w:rsidRPr="00E83D7E" w:rsidRDefault="00E1230C" w:rsidP="00DD20E9">
      <w:pPr>
        <w:spacing w:afterLines="50" w:after="156" w:line="120" w:lineRule="atLeast"/>
        <w:rPr>
          <w:rFonts w:ascii="Arial" w:hAnsi="Arial" w:cs="Arial"/>
          <w:color w:val="0000FF"/>
        </w:rPr>
      </w:pPr>
    </w:p>
    <w:p w:rsidR="00E83D7E" w:rsidRPr="001C72D9" w:rsidRDefault="00354D2D" w:rsidP="001C72D9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1C72D9">
        <w:rPr>
          <w:rFonts w:ascii="Arial" w:hAnsi="Arial" w:cs="Arial" w:hint="eastAsia"/>
        </w:rPr>
        <w:t>“</w:t>
      </w:r>
      <w:r w:rsidR="003031B7" w:rsidRPr="001C72D9">
        <w:rPr>
          <w:rFonts w:ascii="Arial" w:hAnsi="Arial" w:cs="Arial" w:hint="eastAsia"/>
        </w:rPr>
        <w:t>舌诊</w:t>
      </w:r>
      <w:r w:rsidR="003031B7" w:rsidRPr="001C72D9">
        <w:rPr>
          <w:rFonts w:ascii="Arial" w:hAnsi="Arial" w:cs="Arial"/>
        </w:rPr>
        <w:t>拍照</w:t>
      </w:r>
      <w:r w:rsidRPr="001C72D9">
        <w:rPr>
          <w:rFonts w:ascii="Arial" w:hAnsi="Arial" w:cs="Arial" w:hint="eastAsia"/>
        </w:rPr>
        <w:t>”</w:t>
      </w:r>
      <w:r w:rsidR="003031B7" w:rsidRPr="001C72D9">
        <w:rPr>
          <w:rFonts w:ascii="Arial" w:hAnsi="Arial" w:cs="Arial"/>
        </w:rPr>
        <w:t>页面主要</w:t>
      </w:r>
      <w:r w:rsidR="00E83D7E" w:rsidRPr="001C72D9">
        <w:rPr>
          <w:rFonts w:ascii="Arial" w:hAnsi="Arial" w:cs="Arial" w:hint="eastAsia"/>
        </w:rPr>
        <w:t>包括</w:t>
      </w:r>
      <w:r w:rsidR="00E83D7E" w:rsidRPr="001C72D9">
        <w:rPr>
          <w:rFonts w:ascii="Arial" w:hAnsi="Arial" w:cs="Arial"/>
        </w:rPr>
        <w:t>：</w:t>
      </w:r>
    </w:p>
    <w:p w:rsidR="003031B7" w:rsidRPr="003031B7" w:rsidRDefault="003031B7" w:rsidP="001C72D9">
      <w:pPr>
        <w:spacing w:afterLines="50" w:after="156" w:line="120" w:lineRule="atLeast"/>
        <w:ind w:left="426" w:firstLine="414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返回</w:t>
      </w:r>
      <w:r w:rsidRPr="003031B7">
        <w:rPr>
          <w:rFonts w:ascii="Arial" w:hAnsi="Arial" w:cs="Arial"/>
        </w:rPr>
        <w:t>按钮</w:t>
      </w:r>
      <w:r w:rsidRPr="003031B7">
        <w:rPr>
          <w:rFonts w:ascii="Arial" w:hAnsi="Arial" w:cs="Arial" w:hint="eastAsia"/>
        </w:rPr>
        <w:t>，</w:t>
      </w:r>
      <w:r w:rsidRPr="003031B7">
        <w:rPr>
          <w:rFonts w:ascii="Arial" w:hAnsi="Arial" w:cs="Arial"/>
        </w:rPr>
        <w:t>点击跳转，返回首页</w:t>
      </w:r>
      <w:r w:rsidRPr="003031B7">
        <w:rPr>
          <w:rFonts w:ascii="Arial" w:hAnsi="Arial" w:cs="Arial" w:hint="eastAsia"/>
        </w:rPr>
        <w:t>。</w:t>
      </w:r>
    </w:p>
    <w:p w:rsidR="003031B7" w:rsidRPr="003031B7" w:rsidRDefault="003031B7" w:rsidP="001C72D9">
      <w:pPr>
        <w:spacing w:afterLines="50" w:after="156" w:line="120" w:lineRule="atLeast"/>
        <w:ind w:left="426" w:firstLine="351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相机</w:t>
      </w:r>
      <w:r w:rsidRPr="003031B7">
        <w:rPr>
          <w:rFonts w:ascii="Arial" w:hAnsi="Arial" w:cs="Arial"/>
        </w:rPr>
        <w:t>画面，</w:t>
      </w:r>
      <w:r w:rsidRPr="003031B7">
        <w:rPr>
          <w:rFonts w:ascii="Arial" w:hAnsi="Arial" w:cs="Arial" w:hint="eastAsia"/>
        </w:rPr>
        <w:t>调取</w:t>
      </w:r>
      <w:r w:rsidRPr="003031B7">
        <w:rPr>
          <w:rFonts w:ascii="Arial" w:hAnsi="Arial" w:cs="Arial"/>
        </w:rPr>
        <w:t>当前手机摄像头画面。</w:t>
      </w:r>
    </w:p>
    <w:p w:rsidR="003031B7" w:rsidRDefault="003031B7" w:rsidP="003031B7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del w:id="23" w:author="邓 高程" w:date="2019-11-14T09:20:00Z">
        <w:r w:rsidRPr="00C1537B" w:rsidDel="00851E0C">
          <w:rPr>
            <w:rFonts w:ascii="Arial" w:hAnsi="Arial" w:cs="Arial" w:hint="eastAsia"/>
            <w:i w:val="0"/>
            <w:color w:val="auto"/>
          </w:rPr>
          <w:delText>引导</w:delText>
        </w:r>
        <w:r w:rsidRPr="00C1537B" w:rsidDel="00851E0C">
          <w:rPr>
            <w:rFonts w:ascii="Arial" w:hAnsi="Arial" w:cs="Arial"/>
            <w:i w:val="0"/>
            <w:color w:val="auto"/>
          </w:rPr>
          <w:delText>提示框，红色线框，引导用户</w:delText>
        </w:r>
        <w:r w:rsidRPr="00C1537B" w:rsidDel="00851E0C">
          <w:rPr>
            <w:rFonts w:ascii="Arial" w:hAnsi="Arial" w:cs="Arial" w:hint="eastAsia"/>
            <w:i w:val="0"/>
            <w:color w:val="auto"/>
          </w:rPr>
          <w:delText>以正确</w:delText>
        </w:r>
        <w:r w:rsidRPr="00C1537B" w:rsidDel="00851E0C">
          <w:rPr>
            <w:rFonts w:ascii="Arial" w:hAnsi="Arial" w:cs="Arial"/>
            <w:i w:val="0"/>
            <w:color w:val="auto"/>
          </w:rPr>
          <w:delText>姿势，</w:delText>
        </w:r>
        <w:r w:rsidRPr="00C1537B" w:rsidDel="00851E0C">
          <w:rPr>
            <w:rFonts w:ascii="Arial" w:hAnsi="Arial" w:cs="Arial" w:hint="eastAsia"/>
            <w:i w:val="0"/>
            <w:color w:val="auto"/>
          </w:rPr>
          <w:delText>提示</w:delText>
        </w:r>
        <w:r w:rsidRPr="00C1537B" w:rsidDel="00851E0C">
          <w:rPr>
            <w:rFonts w:ascii="Arial" w:hAnsi="Arial" w:cs="Arial"/>
            <w:i w:val="0"/>
            <w:color w:val="auto"/>
          </w:rPr>
          <w:delText>用户在光线充足的环境中进行拍摄。获取</w:delText>
        </w:r>
        <w:r w:rsidRPr="00C1537B" w:rsidDel="00851E0C">
          <w:rPr>
            <w:rFonts w:ascii="Arial" w:hAnsi="Arial" w:cs="Arial" w:hint="eastAsia"/>
            <w:i w:val="0"/>
            <w:color w:val="auto"/>
          </w:rPr>
          <w:delText>最佳</w:delText>
        </w:r>
        <w:r w:rsidRPr="00C1537B" w:rsidDel="00851E0C">
          <w:rPr>
            <w:rFonts w:ascii="Arial" w:hAnsi="Arial" w:cs="Arial"/>
            <w:i w:val="0"/>
            <w:color w:val="auto"/>
          </w:rPr>
          <w:delText>素材，以供</w:delText>
        </w:r>
        <w:r w:rsidRPr="00C1537B" w:rsidDel="00851E0C">
          <w:rPr>
            <w:rFonts w:ascii="Arial" w:hAnsi="Arial" w:cs="Arial" w:hint="eastAsia"/>
            <w:i w:val="0"/>
            <w:color w:val="auto"/>
          </w:rPr>
          <w:delText>后台</w:delText>
        </w:r>
        <w:r w:rsidRPr="00C1537B" w:rsidDel="00851E0C">
          <w:rPr>
            <w:rFonts w:ascii="Arial" w:hAnsi="Arial" w:cs="Arial"/>
            <w:i w:val="0"/>
            <w:color w:val="auto"/>
          </w:rPr>
          <w:delText>诊断使用。</w:delText>
        </w:r>
      </w:del>
      <w:ins w:id="24" w:author="邓 高程" w:date="2019-11-14T09:20:00Z">
        <w:r>
          <w:rPr>
            <w:rFonts w:ascii="Arial" w:hAnsi="Arial" w:cs="Arial" w:hint="eastAsia"/>
            <w:i w:val="0"/>
            <w:color w:val="auto"/>
          </w:rPr>
          <w:t>提醒</w:t>
        </w:r>
        <w:r>
          <w:rPr>
            <w:rFonts w:ascii="Arial" w:hAnsi="Arial" w:cs="Arial"/>
            <w:i w:val="0"/>
            <w:color w:val="auto"/>
          </w:rPr>
          <w:t>弹窗：进入舌诊拍照步骤后，首先</w:t>
        </w:r>
        <w:r>
          <w:rPr>
            <w:rFonts w:ascii="Arial" w:hAnsi="Arial" w:cs="Arial" w:hint="eastAsia"/>
            <w:i w:val="0"/>
            <w:color w:val="auto"/>
          </w:rPr>
          <w:t>弹出</w:t>
        </w:r>
        <w:r>
          <w:rPr>
            <w:rFonts w:ascii="Arial" w:hAnsi="Arial" w:cs="Arial"/>
            <w:i w:val="0"/>
            <w:color w:val="auto"/>
          </w:rPr>
          <w:t>提醒窗口，</w:t>
        </w:r>
      </w:ins>
      <w:ins w:id="25" w:author="邓 高程" w:date="2019-11-14T09:21:00Z">
        <w:r>
          <w:rPr>
            <w:rFonts w:ascii="Arial" w:hAnsi="Arial" w:cs="Arial" w:hint="eastAsia"/>
            <w:i w:val="0"/>
            <w:color w:val="auto"/>
          </w:rPr>
          <w:t>强制</w:t>
        </w:r>
        <w:r>
          <w:rPr>
            <w:rFonts w:ascii="Arial" w:hAnsi="Arial" w:cs="Arial"/>
            <w:i w:val="0"/>
            <w:color w:val="auto"/>
          </w:rPr>
          <w:t>让用户先学习如何正确拍摄舌诊照片。</w:t>
        </w:r>
      </w:ins>
    </w:p>
    <w:p w:rsidR="003031B7" w:rsidRPr="00C1537B" w:rsidRDefault="003031B7" w:rsidP="003031B7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del w:id="26" w:author="邓 高程" w:date="2019-11-14T09:21:00Z">
        <w:r w:rsidDel="00851E0C">
          <w:rPr>
            <w:rFonts w:ascii="Arial" w:hAnsi="Arial" w:cs="Arial" w:hint="eastAsia"/>
            <w:i w:val="0"/>
            <w:color w:val="auto"/>
          </w:rPr>
          <w:delText>提示信息</w:delText>
        </w:r>
        <w:r w:rsidDel="00851E0C">
          <w:rPr>
            <w:rFonts w:ascii="Arial" w:hAnsi="Arial" w:cs="Arial"/>
            <w:i w:val="0"/>
            <w:color w:val="auto"/>
          </w:rPr>
          <w:delText>：引导用户在</w:delText>
        </w:r>
        <w:r w:rsidDel="00851E0C">
          <w:rPr>
            <w:rFonts w:ascii="Arial" w:hAnsi="Arial" w:cs="Arial" w:hint="eastAsia"/>
            <w:i w:val="0"/>
            <w:color w:val="auto"/>
          </w:rPr>
          <w:delText>适宜</w:delText>
        </w:r>
        <w:r w:rsidDel="00851E0C">
          <w:rPr>
            <w:rFonts w:ascii="Arial" w:hAnsi="Arial" w:cs="Arial"/>
            <w:i w:val="0"/>
            <w:color w:val="auto"/>
          </w:rPr>
          <w:delText>环境下</w:delText>
        </w:r>
        <w:r w:rsidDel="00851E0C">
          <w:rPr>
            <w:rFonts w:ascii="Arial" w:hAnsi="Arial" w:cs="Arial" w:hint="eastAsia"/>
            <w:i w:val="0"/>
            <w:color w:val="auto"/>
          </w:rPr>
          <w:delText>以</w:delText>
        </w:r>
        <w:r w:rsidDel="00851E0C">
          <w:rPr>
            <w:rFonts w:ascii="Arial" w:hAnsi="Arial" w:cs="Arial"/>
            <w:i w:val="0"/>
            <w:color w:val="auto"/>
          </w:rPr>
          <w:delText>正确姿势进行拍照。</w:delText>
        </w:r>
      </w:del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拍摄按钮</w:t>
      </w:r>
      <w:r w:rsidRPr="003031B7">
        <w:rPr>
          <w:rFonts w:ascii="Arial" w:hAnsi="Arial" w:cs="Arial"/>
        </w:rPr>
        <w:t>：</w:t>
      </w:r>
      <w:r w:rsidRPr="003031B7">
        <w:rPr>
          <w:rFonts w:ascii="Arial" w:hAnsi="Arial" w:cs="Arial" w:hint="eastAsia"/>
        </w:rPr>
        <w:t>确认拍摄</w:t>
      </w:r>
      <w:r w:rsidRPr="003031B7">
        <w:rPr>
          <w:rFonts w:ascii="Arial" w:hAnsi="Arial" w:cs="Arial"/>
        </w:rPr>
        <w:t>当前画面，临时缓存当前照片。</w:t>
      </w:r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撤销</w:t>
      </w:r>
      <w:r w:rsidRPr="003031B7">
        <w:rPr>
          <w:rFonts w:ascii="Arial" w:hAnsi="Arial" w:cs="Arial"/>
        </w:rPr>
        <w:t>按钮：</w:t>
      </w:r>
      <w:r w:rsidRPr="003031B7">
        <w:rPr>
          <w:rFonts w:ascii="Arial" w:hAnsi="Arial" w:cs="Arial" w:hint="eastAsia"/>
        </w:rPr>
        <w:t>取消</w:t>
      </w:r>
      <w:r w:rsidRPr="003031B7">
        <w:rPr>
          <w:rFonts w:ascii="Arial" w:hAnsi="Arial" w:cs="Arial"/>
        </w:rPr>
        <w:t>当前拍摄结果，重新调取相机</w:t>
      </w:r>
      <w:r w:rsidRPr="003031B7">
        <w:rPr>
          <w:rFonts w:ascii="Arial" w:hAnsi="Arial" w:cs="Arial" w:hint="eastAsia"/>
        </w:rPr>
        <w:t>镜头</w:t>
      </w:r>
      <w:r w:rsidRPr="003031B7">
        <w:rPr>
          <w:rFonts w:ascii="Arial" w:hAnsi="Arial" w:cs="Arial"/>
        </w:rPr>
        <w:t>画面。</w:t>
      </w:r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确认</w:t>
      </w:r>
      <w:r w:rsidRPr="003031B7">
        <w:rPr>
          <w:rFonts w:ascii="Arial" w:hAnsi="Arial" w:cs="Arial"/>
        </w:rPr>
        <w:t>提交按钮：</w:t>
      </w:r>
      <w:r w:rsidRPr="003031B7">
        <w:rPr>
          <w:rFonts w:ascii="Arial" w:hAnsi="Arial" w:cs="Arial" w:hint="eastAsia"/>
        </w:rPr>
        <w:t>保存</w:t>
      </w:r>
      <w:r w:rsidRPr="003031B7">
        <w:rPr>
          <w:rFonts w:ascii="Arial" w:hAnsi="Arial" w:cs="Arial"/>
        </w:rPr>
        <w:t>当前</w:t>
      </w:r>
      <w:r w:rsidRPr="003031B7">
        <w:rPr>
          <w:rFonts w:ascii="Arial" w:hAnsi="Arial" w:cs="Arial" w:hint="eastAsia"/>
        </w:rPr>
        <w:t>照片至</w:t>
      </w:r>
      <w:r w:rsidRPr="003031B7">
        <w:rPr>
          <w:rFonts w:ascii="Arial" w:hAnsi="Arial" w:cs="Arial"/>
        </w:rPr>
        <w:t>本地相册，并</w:t>
      </w:r>
      <w:proofErr w:type="gramStart"/>
      <w:r w:rsidRPr="003031B7">
        <w:rPr>
          <w:rFonts w:ascii="Arial" w:hAnsi="Arial" w:cs="Arial" w:hint="eastAsia"/>
        </w:rPr>
        <w:t>上传该</w:t>
      </w:r>
      <w:r w:rsidRPr="003031B7">
        <w:rPr>
          <w:rFonts w:ascii="Arial" w:hAnsi="Arial" w:cs="Arial"/>
        </w:rPr>
        <w:t>照片</w:t>
      </w:r>
      <w:proofErr w:type="gramEnd"/>
      <w:r w:rsidRPr="003031B7">
        <w:rPr>
          <w:rFonts w:ascii="Arial" w:hAnsi="Arial" w:cs="Arial"/>
        </w:rPr>
        <w:t>至</w:t>
      </w:r>
      <w:r w:rsidRPr="003031B7">
        <w:rPr>
          <w:rFonts w:ascii="Arial" w:hAnsi="Arial" w:cs="Arial" w:hint="eastAsia"/>
        </w:rPr>
        <w:t>系统</w:t>
      </w:r>
      <w:r w:rsidRPr="003031B7">
        <w:rPr>
          <w:rFonts w:ascii="Arial" w:hAnsi="Arial" w:cs="Arial"/>
        </w:rPr>
        <w:t>后台</w:t>
      </w:r>
      <w:r w:rsidRPr="003031B7">
        <w:rPr>
          <w:rFonts w:ascii="Arial" w:hAnsi="Arial" w:cs="Arial" w:hint="eastAsia"/>
        </w:rPr>
        <w:t>。</w:t>
      </w:r>
    </w:p>
    <w:p w:rsidR="00C07961" w:rsidRDefault="00C07961" w:rsidP="003031B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:rsidR="00941E06" w:rsidRPr="00C1537B" w:rsidRDefault="00941E06" w:rsidP="00941E06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941E06">
        <w:rPr>
          <w:rFonts w:ascii="Arial" w:hAnsi="Arial" w:cs="Arial" w:hint="eastAsia"/>
        </w:rPr>
        <w:t>舌</w:t>
      </w:r>
      <w:proofErr w:type="gramStart"/>
      <w:r w:rsidRPr="00941E06">
        <w:rPr>
          <w:rFonts w:ascii="Arial" w:hAnsi="Arial" w:cs="Arial" w:hint="eastAsia"/>
        </w:rPr>
        <w:t>象</w:t>
      </w:r>
      <w:proofErr w:type="gramEnd"/>
      <w:r w:rsidRPr="00941E06">
        <w:rPr>
          <w:rFonts w:ascii="Arial" w:hAnsi="Arial" w:cs="Arial"/>
        </w:rPr>
        <w:t>问诊</w:t>
      </w:r>
      <w:r w:rsidRPr="00941E06">
        <w:rPr>
          <w:rFonts w:ascii="Arial" w:hAnsi="Arial" w:cs="Arial" w:hint="eastAsia"/>
        </w:rPr>
        <w:t>结论反馈：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标题：</w:t>
      </w:r>
      <w:r>
        <w:rPr>
          <w:rFonts w:ascii="Arial" w:hAnsi="Arial" w:cs="Arial"/>
          <w:i w:val="0"/>
          <w:color w:val="auto"/>
        </w:rPr>
        <w:t>我的舌诊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原图：由用户拍摄</w:t>
      </w:r>
      <w:r>
        <w:rPr>
          <w:rFonts w:ascii="Arial" w:hAnsi="Arial" w:cs="Arial" w:hint="eastAsia"/>
          <w:i w:val="0"/>
          <w:color w:val="auto"/>
        </w:rPr>
        <w:t>上传</w:t>
      </w:r>
      <w:r>
        <w:rPr>
          <w:rFonts w:ascii="Arial" w:hAnsi="Arial" w:cs="Arial"/>
          <w:i w:val="0"/>
          <w:color w:val="auto"/>
        </w:rPr>
        <w:t>的照片。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图像来源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包含</w:t>
      </w:r>
      <w:r>
        <w:rPr>
          <w:rFonts w:ascii="Arial" w:hAnsi="Arial" w:cs="Arial"/>
          <w:i w:val="0"/>
          <w:color w:val="auto"/>
        </w:rPr>
        <w:t>魔镜和手机选项，魔镜表示照片来自</w:t>
      </w:r>
      <w:r>
        <w:rPr>
          <w:rFonts w:ascii="Arial" w:hAnsi="Arial" w:cs="Arial" w:hint="eastAsia"/>
          <w:i w:val="0"/>
          <w:color w:val="auto"/>
        </w:rPr>
        <w:t>当日</w:t>
      </w:r>
      <w:r>
        <w:rPr>
          <w:rFonts w:ascii="Arial" w:hAnsi="Arial" w:cs="Arial"/>
          <w:i w:val="0"/>
          <w:color w:val="auto"/>
        </w:rPr>
        <w:t>魔镜记录，手机表示</w:t>
      </w:r>
      <w:r>
        <w:rPr>
          <w:rFonts w:ascii="Arial" w:hAnsi="Arial" w:cs="Arial" w:hint="eastAsia"/>
          <w:i w:val="0"/>
          <w:color w:val="auto"/>
        </w:rPr>
        <w:t>照片来自</w:t>
      </w:r>
      <w:r>
        <w:rPr>
          <w:rFonts w:ascii="Arial" w:hAnsi="Arial" w:cs="Arial"/>
          <w:i w:val="0"/>
          <w:color w:val="auto"/>
        </w:rPr>
        <w:t>自行拍摄。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人工智能分析：包含舌苔和舌质两个</w:t>
      </w:r>
      <w:r>
        <w:rPr>
          <w:rFonts w:ascii="Arial" w:hAnsi="Arial" w:cs="Arial" w:hint="eastAsia"/>
          <w:i w:val="0"/>
          <w:color w:val="auto"/>
        </w:rPr>
        <w:t>维度</w:t>
      </w:r>
      <w:r>
        <w:rPr>
          <w:rFonts w:ascii="Arial" w:hAnsi="Arial" w:cs="Arial"/>
          <w:i w:val="0"/>
          <w:color w:val="auto"/>
        </w:rPr>
        <w:t>。</w:t>
      </w: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描述来自医生</w:t>
      </w:r>
      <w:proofErr w:type="gramStart"/>
      <w:r>
        <w:rPr>
          <w:rFonts w:ascii="Arial" w:hAnsi="Arial" w:cs="Arial"/>
          <w:i w:val="0"/>
          <w:color w:val="auto"/>
        </w:rPr>
        <w:t>端或者</w:t>
      </w:r>
      <w:proofErr w:type="gramEnd"/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返回内容。</w:t>
      </w:r>
      <w:r>
        <w:rPr>
          <w:rFonts w:ascii="Arial" w:hAnsi="Arial" w:cs="Arial" w:hint="eastAsia"/>
          <w:i w:val="0"/>
          <w:color w:val="auto"/>
        </w:rPr>
        <w:t>此处</w:t>
      </w:r>
      <w:r>
        <w:rPr>
          <w:rFonts w:ascii="Arial" w:hAnsi="Arial" w:cs="Arial"/>
          <w:i w:val="0"/>
          <w:color w:val="auto"/>
        </w:rPr>
        <w:t>为舌</w:t>
      </w:r>
      <w:proofErr w:type="gramStart"/>
      <w:r>
        <w:rPr>
          <w:rFonts w:ascii="Arial" w:hAnsi="Arial" w:cs="Arial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的基本特征描述。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人工</w:t>
      </w:r>
      <w:r>
        <w:rPr>
          <w:rFonts w:ascii="Arial" w:hAnsi="Arial" w:cs="Arial"/>
          <w:i w:val="0"/>
          <w:color w:val="auto"/>
        </w:rPr>
        <w:t>智能</w:t>
      </w:r>
      <w:r>
        <w:rPr>
          <w:rFonts w:ascii="Arial" w:hAnsi="Arial" w:cs="Arial" w:hint="eastAsia"/>
          <w:i w:val="0"/>
          <w:color w:val="auto"/>
        </w:rPr>
        <w:t>诊断：</w:t>
      </w:r>
      <w:proofErr w:type="gramStart"/>
      <w:r>
        <w:rPr>
          <w:rFonts w:ascii="Arial" w:hAnsi="Arial" w:cs="Arial" w:hint="eastAsia"/>
          <w:i w:val="0"/>
          <w:color w:val="auto"/>
        </w:rPr>
        <w:t>此处</w:t>
      </w:r>
      <w:r>
        <w:rPr>
          <w:rFonts w:ascii="Arial" w:hAnsi="Arial" w:cs="Arial"/>
          <w:i w:val="0"/>
          <w:color w:val="auto"/>
        </w:rPr>
        <w:t>内容</w:t>
      </w:r>
      <w:proofErr w:type="gramEnd"/>
      <w:r>
        <w:rPr>
          <w:rFonts w:ascii="Arial" w:hAnsi="Arial" w:cs="Arial"/>
          <w:i w:val="0"/>
          <w:color w:val="auto"/>
        </w:rPr>
        <w:t>为</w:t>
      </w: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舌</w:t>
      </w:r>
      <w:proofErr w:type="gramStart"/>
      <w:r>
        <w:rPr>
          <w:rFonts w:ascii="Arial" w:hAnsi="Arial" w:cs="Arial"/>
          <w:i w:val="0"/>
          <w:color w:val="auto"/>
        </w:rPr>
        <w:t>象得基础</w:t>
      </w:r>
      <w:proofErr w:type="gramEnd"/>
      <w:r>
        <w:rPr>
          <w:rFonts w:ascii="Arial" w:hAnsi="Arial" w:cs="Arial"/>
          <w:i w:val="0"/>
          <w:color w:val="auto"/>
        </w:rPr>
        <w:t>诊断结论，</w:t>
      </w:r>
      <w:r>
        <w:rPr>
          <w:rFonts w:ascii="Arial" w:hAnsi="Arial" w:cs="Arial" w:hint="eastAsia"/>
          <w:i w:val="0"/>
          <w:color w:val="auto"/>
        </w:rPr>
        <w:t>约定为</w:t>
      </w:r>
      <w:r>
        <w:rPr>
          <w:rFonts w:ascii="Arial" w:hAnsi="Arial" w:cs="Arial" w:hint="eastAsia"/>
          <w:i w:val="0"/>
          <w:color w:val="auto"/>
        </w:rPr>
        <w:t>7</w:t>
      </w:r>
      <w:r>
        <w:rPr>
          <w:rFonts w:ascii="Arial" w:hAnsi="Arial" w:cs="Arial" w:hint="eastAsia"/>
          <w:i w:val="0"/>
          <w:color w:val="auto"/>
        </w:rPr>
        <w:t>种中医基础</w:t>
      </w:r>
      <w:r>
        <w:rPr>
          <w:rFonts w:ascii="Arial" w:hAnsi="Arial" w:cs="Arial"/>
          <w:i w:val="0"/>
          <w:color w:val="auto"/>
        </w:rPr>
        <w:t>诊断的结果</w:t>
      </w:r>
      <w:r>
        <w:rPr>
          <w:rFonts w:ascii="Arial" w:hAnsi="Arial" w:cs="Arial" w:hint="eastAsia"/>
          <w:i w:val="0"/>
          <w:color w:val="auto"/>
        </w:rPr>
        <w:t>或者</w:t>
      </w:r>
      <w:r>
        <w:rPr>
          <w:rFonts w:ascii="Arial" w:hAnsi="Arial" w:cs="Arial"/>
          <w:i w:val="0"/>
          <w:color w:val="auto"/>
        </w:rPr>
        <w:t>健康。即</w:t>
      </w:r>
      <w:r>
        <w:rPr>
          <w:rFonts w:ascii="Arial" w:hAnsi="Arial" w:cs="Arial" w:hint="eastAsia"/>
          <w:i w:val="0"/>
          <w:color w:val="auto"/>
        </w:rPr>
        <w:t>诊断</w:t>
      </w:r>
      <w:r>
        <w:rPr>
          <w:rFonts w:ascii="Arial" w:hAnsi="Arial" w:cs="Arial"/>
          <w:i w:val="0"/>
          <w:color w:val="auto"/>
        </w:rPr>
        <w:t>结论只有</w:t>
      </w:r>
      <w:r>
        <w:rPr>
          <w:rFonts w:ascii="Arial" w:hAnsi="Arial" w:cs="Arial" w:hint="eastAsia"/>
          <w:i w:val="0"/>
          <w:color w:val="auto"/>
        </w:rPr>
        <w:t>8</w:t>
      </w:r>
      <w:r>
        <w:rPr>
          <w:rFonts w:ascii="Arial" w:hAnsi="Arial" w:cs="Arial" w:hint="eastAsia"/>
          <w:i w:val="0"/>
          <w:color w:val="auto"/>
        </w:rPr>
        <w:t>个</w:t>
      </w:r>
      <w:r>
        <w:rPr>
          <w:rFonts w:ascii="Arial" w:hAnsi="Arial" w:cs="Arial"/>
          <w:i w:val="0"/>
          <w:color w:val="auto"/>
        </w:rPr>
        <w:t>选项，且皆为医生或者</w:t>
      </w:r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返回内容。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建议</w:t>
      </w:r>
      <w:r>
        <w:rPr>
          <w:rFonts w:ascii="Arial" w:hAnsi="Arial" w:cs="Arial"/>
          <w:i w:val="0"/>
          <w:color w:val="auto"/>
        </w:rPr>
        <w:t>：由医生或者</w:t>
      </w:r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返回对应症状得保健意见。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特别提醒</w:t>
      </w:r>
      <w:r>
        <w:rPr>
          <w:rFonts w:ascii="Arial" w:hAnsi="Arial" w:cs="Arial"/>
          <w:i w:val="0"/>
          <w:color w:val="auto"/>
        </w:rPr>
        <w:t>：作为免责条款得提示性文字，永久展示。</w:t>
      </w:r>
    </w:p>
    <w:p w:rsidR="00E1230C" w:rsidRPr="00724F66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立即</w:t>
      </w:r>
      <w:r>
        <w:rPr>
          <w:rFonts w:ascii="Arial" w:hAnsi="Arial" w:cs="Arial"/>
          <w:i w:val="0"/>
          <w:color w:val="auto"/>
        </w:rPr>
        <w:t>问诊按钮：</w:t>
      </w:r>
      <w:r>
        <w:rPr>
          <w:rFonts w:ascii="Arial" w:hAnsi="Arial" w:cs="Arial" w:hint="eastAsia"/>
          <w:i w:val="0"/>
          <w:color w:val="auto"/>
        </w:rPr>
        <w:t>点击</w:t>
      </w:r>
      <w:r>
        <w:rPr>
          <w:rFonts w:ascii="Arial" w:hAnsi="Arial" w:cs="Arial"/>
          <w:i w:val="0"/>
          <w:color w:val="auto"/>
        </w:rPr>
        <w:t>跳转到</w:t>
      </w:r>
      <w:r>
        <w:rPr>
          <w:rFonts w:ascii="Arial" w:hAnsi="Arial" w:cs="Arial" w:hint="eastAsia"/>
          <w:i w:val="0"/>
          <w:color w:val="auto"/>
        </w:rPr>
        <w:t>医师</w:t>
      </w:r>
      <w:r>
        <w:rPr>
          <w:rFonts w:ascii="Arial" w:hAnsi="Arial" w:cs="Arial"/>
          <w:i w:val="0"/>
          <w:color w:val="auto"/>
        </w:rPr>
        <w:t>咨询</w:t>
      </w:r>
      <w:r>
        <w:rPr>
          <w:rFonts w:ascii="Arial" w:hAnsi="Arial" w:cs="Arial" w:hint="eastAsia"/>
          <w:i w:val="0"/>
          <w:color w:val="auto"/>
        </w:rPr>
        <w:t>列表</w:t>
      </w:r>
      <w:r>
        <w:rPr>
          <w:rFonts w:ascii="Arial" w:hAnsi="Arial" w:cs="Arial"/>
          <w:i w:val="0"/>
          <w:color w:val="auto"/>
        </w:rPr>
        <w:t>，为用户提供一个深度了解身体情况的窗口。</w:t>
      </w:r>
    </w:p>
    <w:p w:rsidR="00E1230C" w:rsidRPr="00E1230C" w:rsidRDefault="00E1230C" w:rsidP="003031B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:rsidR="00DD20E9" w:rsidRDefault="00DD20E9" w:rsidP="00DD20E9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:rsidR="00C07961" w:rsidRPr="004C0DEB" w:rsidRDefault="00387B10" w:rsidP="00C0796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“智能舌诊”</w:t>
      </w:r>
      <w:proofErr w:type="gramStart"/>
      <w:r>
        <w:rPr>
          <w:rFonts w:ascii="Arial" w:hAnsi="Arial" w:cs="Arial" w:hint="eastAsia"/>
          <w:i w:val="0"/>
          <w:color w:val="auto"/>
        </w:rPr>
        <w:t>结论</w:t>
      </w:r>
      <w:r>
        <w:rPr>
          <w:rFonts w:ascii="Arial" w:hAnsi="Arial" w:cs="Arial"/>
          <w:i w:val="0"/>
          <w:color w:val="auto"/>
        </w:rPr>
        <w:t>页</w:t>
      </w:r>
      <w:r>
        <w:rPr>
          <w:rFonts w:ascii="Arial" w:hAnsi="Arial" w:cs="Arial" w:hint="eastAsia"/>
          <w:i w:val="0"/>
          <w:color w:val="auto"/>
        </w:rPr>
        <w:t>左上角</w:t>
      </w:r>
      <w:proofErr w:type="gramEnd"/>
      <w:r>
        <w:rPr>
          <w:rFonts w:ascii="Arial" w:hAnsi="Arial" w:cs="Arial"/>
          <w:i w:val="0"/>
          <w:color w:val="auto"/>
        </w:rPr>
        <w:t>返回按钮，点击直接退回至首页。</w:t>
      </w:r>
    </w:p>
    <w:p w:rsidR="008E387B" w:rsidRPr="000D332A" w:rsidRDefault="008E387B" w:rsidP="000D332A">
      <w:pPr>
        <w:pStyle w:val="4"/>
        <w:ind w:leftChars="135" w:left="283"/>
      </w:pPr>
      <w:bookmarkStart w:id="27" w:name="_Toc263801778"/>
      <w:r w:rsidRPr="000D332A">
        <w:t>特性</w:t>
      </w:r>
      <w:r w:rsidR="00DD20E9">
        <w:rPr>
          <w:rFonts w:hint="eastAsia"/>
        </w:rPr>
        <w:t>2</w:t>
      </w:r>
      <w:r w:rsidR="00E83D7E" w:rsidRPr="000D332A">
        <w:rPr>
          <w:rFonts w:hint="eastAsia"/>
        </w:rPr>
        <w:t>：</w:t>
      </w:r>
      <w:bookmarkEnd w:id="27"/>
      <w:r w:rsidR="00270CD7">
        <w:rPr>
          <w:rFonts w:hint="eastAsia"/>
        </w:rPr>
        <w:t>拍摄</w:t>
      </w:r>
    </w:p>
    <w:p w:rsidR="00E83D7E" w:rsidRPr="0028283F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DEB" w:rsidRPr="004C0DEB" w:rsidRDefault="00674603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用户</w:t>
      </w:r>
      <w:r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舌诊</w:t>
      </w:r>
      <w:r>
        <w:rPr>
          <w:rFonts w:ascii="Arial" w:hAnsi="Arial" w:cs="Arial"/>
          <w:i w:val="0"/>
          <w:color w:val="auto"/>
        </w:rPr>
        <w:t>功能</w:t>
      </w:r>
      <w:r>
        <w:rPr>
          <w:rFonts w:ascii="Arial" w:hAnsi="Arial" w:cs="Arial" w:hint="eastAsia"/>
          <w:i w:val="0"/>
          <w:color w:val="auto"/>
        </w:rPr>
        <w:t>之后</w:t>
      </w:r>
      <w:r>
        <w:rPr>
          <w:rFonts w:ascii="Arial" w:hAnsi="Arial" w:cs="Arial"/>
          <w:i w:val="0"/>
          <w:color w:val="auto"/>
        </w:rPr>
        <w:t>，进行舌</w:t>
      </w:r>
      <w:proofErr w:type="gramStart"/>
      <w:r>
        <w:rPr>
          <w:rFonts w:ascii="Arial" w:hAnsi="Arial" w:cs="Arial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照片采集。</w:t>
      </w:r>
    </w:p>
    <w:p w:rsidR="00E83D7E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DEB" w:rsidRPr="004C0DEB" w:rsidRDefault="0031355A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 w:rsidR="00DE37F0">
        <w:rPr>
          <w:rFonts w:ascii="Arial" w:hAnsi="Arial" w:cs="Arial" w:hint="eastAsia"/>
          <w:i w:val="0"/>
          <w:color w:val="auto"/>
        </w:rPr>
        <w:t>进入点击</w:t>
      </w:r>
      <w:r w:rsidR="00DE37F0">
        <w:rPr>
          <w:rFonts w:ascii="Arial" w:hAnsi="Arial" w:cs="Arial"/>
          <w:i w:val="0"/>
          <w:color w:val="auto"/>
        </w:rPr>
        <w:t>进入舌诊页面，</w:t>
      </w:r>
      <w:r>
        <w:rPr>
          <w:rFonts w:ascii="Arial" w:hAnsi="Arial" w:cs="Arial"/>
          <w:i w:val="0"/>
          <w:color w:val="auto"/>
        </w:rPr>
        <w:t>已</w:t>
      </w:r>
      <w:r>
        <w:rPr>
          <w:rFonts w:ascii="Arial" w:hAnsi="Arial" w:cs="Arial" w:hint="eastAsia"/>
          <w:i w:val="0"/>
          <w:color w:val="auto"/>
        </w:rPr>
        <w:t>阅读</w:t>
      </w:r>
      <w:r>
        <w:rPr>
          <w:rFonts w:ascii="Arial" w:hAnsi="Arial" w:cs="Arial"/>
          <w:i w:val="0"/>
          <w:color w:val="auto"/>
        </w:rPr>
        <w:t>提醒信息</w:t>
      </w:r>
      <w:r>
        <w:rPr>
          <w:rFonts w:ascii="Arial" w:hAnsi="Arial" w:cs="Arial" w:hint="eastAsia"/>
          <w:i w:val="0"/>
          <w:color w:val="auto"/>
        </w:rPr>
        <w:t>并</w:t>
      </w:r>
      <w:r>
        <w:rPr>
          <w:rFonts w:ascii="Arial" w:hAnsi="Arial" w:cs="Arial"/>
          <w:i w:val="0"/>
          <w:color w:val="auto"/>
        </w:rPr>
        <w:t>确认。</w:t>
      </w:r>
    </w:p>
    <w:p w:rsidR="00E83D7E" w:rsidRDefault="00E83D7E" w:rsidP="00E83D7E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5E3E78" w:rsidRPr="004A4A23" w:rsidRDefault="005E3E78" w:rsidP="00E83D7E">
      <w:pPr>
        <w:spacing w:afterLines="50" w:after="156"/>
        <w:rPr>
          <w:rFonts w:ascii="Arial" w:hAnsi="Arial" w:cs="Arial"/>
        </w:rPr>
      </w:pPr>
    </w:p>
    <w:p w:rsidR="00E83D7E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DEB" w:rsidRDefault="00711053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当用户点击</w:t>
      </w:r>
      <w:r>
        <w:rPr>
          <w:rFonts w:ascii="Arial" w:hAnsi="Arial" w:cs="Arial"/>
          <w:i w:val="0"/>
          <w:color w:val="auto"/>
        </w:rPr>
        <w:t>舌诊，进入拍摄界面。</w:t>
      </w:r>
      <w:r>
        <w:rPr>
          <w:rFonts w:ascii="Arial" w:hAnsi="Arial" w:cs="Arial" w:hint="eastAsia"/>
          <w:i w:val="0"/>
          <w:color w:val="auto"/>
        </w:rPr>
        <w:t>保障</w:t>
      </w:r>
      <w:r>
        <w:rPr>
          <w:rFonts w:ascii="Arial" w:hAnsi="Arial" w:cs="Arial"/>
          <w:i w:val="0"/>
          <w:color w:val="auto"/>
        </w:rPr>
        <w:t>用户</w:t>
      </w:r>
      <w:r>
        <w:rPr>
          <w:rFonts w:ascii="Arial" w:hAnsi="Arial" w:cs="Arial" w:hint="eastAsia"/>
          <w:i w:val="0"/>
          <w:color w:val="auto"/>
        </w:rPr>
        <w:t>根据</w:t>
      </w:r>
      <w:r>
        <w:rPr>
          <w:rFonts w:ascii="Arial" w:hAnsi="Arial" w:cs="Arial"/>
          <w:i w:val="0"/>
          <w:color w:val="auto"/>
        </w:rPr>
        <w:t>规范要求，顺利完成照片采集工作</w:t>
      </w:r>
      <w:r>
        <w:rPr>
          <w:rFonts w:ascii="Arial" w:hAnsi="Arial" w:cs="Arial" w:hint="eastAsia"/>
          <w:i w:val="0"/>
          <w:color w:val="auto"/>
        </w:rPr>
        <w:t>。</w:t>
      </w:r>
    </w:p>
    <w:p w:rsidR="00481A6F" w:rsidRPr="004C0DEB" w:rsidRDefault="00E87166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6FE59AA1" wp14:editId="1960C217">
            <wp:extent cx="5943600" cy="22739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E9" w:rsidRDefault="00DD20E9" w:rsidP="00DD20E9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:rsidR="004C0DEB" w:rsidRPr="004C0DEB" w:rsidRDefault="00696707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暂无</w:t>
      </w:r>
    </w:p>
    <w:p w:rsidR="006410DF" w:rsidRPr="004C0DEB" w:rsidRDefault="008A41C9" w:rsidP="004C0DEB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bookmarkStart w:id="28" w:name="_Toc263801779"/>
      <w:r>
        <w:rPr>
          <w:rFonts w:cs="Arial" w:hint="eastAsia"/>
          <w:szCs w:val="28"/>
        </w:rPr>
        <w:t>患者</w:t>
      </w:r>
      <w:r>
        <w:rPr>
          <w:rFonts w:cs="Arial"/>
          <w:szCs w:val="28"/>
        </w:rPr>
        <w:t>端</w:t>
      </w:r>
      <w:r w:rsidR="006410DF" w:rsidRPr="004C0DEB">
        <w:rPr>
          <w:rFonts w:cs="Arial"/>
          <w:szCs w:val="28"/>
        </w:rPr>
        <w:t xml:space="preserve">  </w:t>
      </w:r>
      <w:bookmarkEnd w:id="28"/>
      <w:r>
        <w:rPr>
          <w:rFonts w:cs="Arial" w:hint="eastAsia"/>
          <w:szCs w:val="28"/>
        </w:rPr>
        <w:t>专家咨询</w:t>
      </w:r>
    </w:p>
    <w:p w:rsidR="006410DF" w:rsidRPr="006410DF" w:rsidRDefault="006410DF" w:rsidP="004C0DEB">
      <w:pPr>
        <w:pStyle w:val="3"/>
      </w:pPr>
      <w:bookmarkStart w:id="29" w:name="_Toc263801780"/>
      <w:r w:rsidRPr="006410DF">
        <w:t>产品概述</w:t>
      </w:r>
      <w:bookmarkEnd w:id="29"/>
    </w:p>
    <w:p w:rsidR="00D339EE" w:rsidRPr="00D339EE" w:rsidRDefault="00064802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连接患者</w:t>
      </w:r>
      <w:r>
        <w:rPr>
          <w:rFonts w:ascii="Arial" w:hAnsi="Arial" w:cs="Arial"/>
          <w:i w:val="0"/>
          <w:color w:val="auto"/>
        </w:rPr>
        <w:t>和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得</w:t>
      </w:r>
      <w:r>
        <w:rPr>
          <w:rFonts w:ascii="Arial" w:hAnsi="Arial" w:cs="Arial"/>
          <w:i w:val="0"/>
          <w:color w:val="auto"/>
        </w:rPr>
        <w:t>IM</w:t>
      </w:r>
      <w:r>
        <w:rPr>
          <w:rFonts w:ascii="Arial" w:hAnsi="Arial" w:cs="Arial" w:hint="eastAsia"/>
          <w:i w:val="0"/>
          <w:color w:val="auto"/>
        </w:rPr>
        <w:t>沟通</w:t>
      </w:r>
      <w:r>
        <w:rPr>
          <w:rFonts w:ascii="Arial" w:hAnsi="Arial" w:cs="Arial"/>
          <w:i w:val="0"/>
          <w:color w:val="auto"/>
        </w:rPr>
        <w:t>渠道。</w:t>
      </w:r>
    </w:p>
    <w:p w:rsidR="00E17982" w:rsidRPr="004C0DEB" w:rsidRDefault="00E17982" w:rsidP="004C0DEB">
      <w:pPr>
        <w:pStyle w:val="3"/>
      </w:pPr>
      <w:bookmarkStart w:id="30" w:name="_Toc263801781"/>
      <w:r w:rsidRPr="004C0DEB">
        <w:t>产品</w:t>
      </w:r>
      <w:r w:rsidRPr="004C0DEB">
        <w:rPr>
          <w:rFonts w:hint="eastAsia"/>
        </w:rPr>
        <w:t>结构</w:t>
      </w:r>
      <w:r w:rsidR="004C0DEB">
        <w:rPr>
          <w:rFonts w:hint="eastAsia"/>
        </w:rPr>
        <w:t>（功能摘要）</w:t>
      </w:r>
      <w:bookmarkEnd w:id="30"/>
    </w:p>
    <w:p w:rsidR="00D339EE" w:rsidRDefault="00064802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列表</w:t>
      </w:r>
      <w:r w:rsidR="000A087E">
        <w:rPr>
          <w:rFonts w:ascii="Arial" w:hAnsi="Arial" w:cs="Arial" w:hint="eastAsia"/>
          <w:i w:val="0"/>
          <w:color w:val="auto"/>
        </w:rPr>
        <w:t>：</w:t>
      </w:r>
      <w:r w:rsidR="00AC58AB">
        <w:rPr>
          <w:rFonts w:ascii="Arial" w:hAnsi="Arial" w:cs="Arial" w:hint="eastAsia"/>
          <w:i w:val="0"/>
          <w:color w:val="auto"/>
        </w:rPr>
        <w:t>首页选择咨询</w:t>
      </w:r>
      <w:r w:rsidR="00AC58AB">
        <w:rPr>
          <w:rFonts w:ascii="Arial" w:hAnsi="Arial" w:cs="Arial"/>
          <w:i w:val="0"/>
          <w:color w:val="auto"/>
        </w:rPr>
        <w:t>服务对象入口</w:t>
      </w:r>
      <w:r w:rsidR="00AC58AB">
        <w:rPr>
          <w:rFonts w:ascii="Arial" w:hAnsi="Arial" w:cs="Arial" w:hint="eastAsia"/>
          <w:i w:val="0"/>
          <w:color w:val="auto"/>
        </w:rPr>
        <w:t>，可理解成</w:t>
      </w:r>
      <w:r w:rsidR="00AD4A56">
        <w:rPr>
          <w:rFonts w:ascii="Arial" w:hAnsi="Arial" w:cs="Arial" w:hint="eastAsia"/>
          <w:i w:val="0"/>
          <w:color w:val="auto"/>
        </w:rPr>
        <w:t>虚拟医院</w:t>
      </w:r>
      <w:r w:rsidR="00AC58AB">
        <w:rPr>
          <w:rFonts w:ascii="Arial" w:hAnsi="Arial" w:cs="Arial"/>
          <w:i w:val="0"/>
          <w:color w:val="auto"/>
        </w:rPr>
        <w:t>。</w:t>
      </w:r>
    </w:p>
    <w:p w:rsidR="00064802" w:rsidRDefault="00064802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推荐名医</w:t>
      </w:r>
      <w:r w:rsidR="000A087E">
        <w:rPr>
          <w:rFonts w:ascii="Arial" w:hAnsi="Arial" w:cs="Arial" w:hint="eastAsia"/>
          <w:i w:val="0"/>
          <w:color w:val="auto"/>
        </w:rPr>
        <w:t>：</w:t>
      </w:r>
      <w:r w:rsidR="00AC58AB">
        <w:rPr>
          <w:rFonts w:ascii="Arial" w:hAnsi="Arial" w:cs="Arial" w:hint="eastAsia"/>
          <w:i w:val="0"/>
          <w:color w:val="auto"/>
        </w:rPr>
        <w:t>舌诊</w:t>
      </w:r>
      <w:r w:rsidR="00AC58AB">
        <w:rPr>
          <w:rFonts w:ascii="Arial" w:hAnsi="Arial" w:cs="Arial"/>
          <w:i w:val="0"/>
          <w:color w:val="auto"/>
        </w:rPr>
        <w:t>后续</w:t>
      </w:r>
      <w:r w:rsidR="00AC58AB">
        <w:rPr>
          <w:rFonts w:ascii="Arial" w:hAnsi="Arial" w:cs="Arial" w:hint="eastAsia"/>
          <w:i w:val="0"/>
          <w:color w:val="auto"/>
        </w:rPr>
        <w:t>选择咨询</w:t>
      </w:r>
      <w:r w:rsidR="00AC58AB">
        <w:rPr>
          <w:rFonts w:ascii="Arial" w:hAnsi="Arial" w:cs="Arial"/>
          <w:i w:val="0"/>
          <w:color w:val="auto"/>
        </w:rPr>
        <w:t>服务对象入口</w:t>
      </w:r>
      <w:r w:rsidR="009E3582">
        <w:rPr>
          <w:rFonts w:ascii="Arial" w:hAnsi="Arial" w:cs="Arial" w:hint="eastAsia"/>
          <w:i w:val="0"/>
          <w:color w:val="auto"/>
        </w:rPr>
        <w:t>。</w:t>
      </w:r>
    </w:p>
    <w:p w:rsidR="00064802" w:rsidRDefault="00064802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医生详情页</w:t>
      </w:r>
      <w:r w:rsidR="000A087E">
        <w:rPr>
          <w:rFonts w:ascii="Arial" w:hAnsi="Arial" w:cs="Arial" w:hint="eastAsia"/>
          <w:i w:val="0"/>
          <w:color w:val="auto"/>
        </w:rPr>
        <w:t>：</w:t>
      </w:r>
      <w:r w:rsidR="00AD4A56">
        <w:rPr>
          <w:rFonts w:ascii="Arial" w:hAnsi="Arial" w:cs="Arial" w:hint="eastAsia"/>
          <w:i w:val="0"/>
          <w:color w:val="auto"/>
        </w:rPr>
        <w:t>提供医生</w:t>
      </w:r>
      <w:r w:rsidR="00AD4A56">
        <w:rPr>
          <w:rFonts w:ascii="Arial" w:hAnsi="Arial" w:cs="Arial"/>
          <w:i w:val="0"/>
          <w:color w:val="auto"/>
        </w:rPr>
        <w:t>资质</w:t>
      </w:r>
      <w:r w:rsidR="00AD4A56">
        <w:rPr>
          <w:rFonts w:ascii="Arial" w:hAnsi="Arial" w:cs="Arial" w:hint="eastAsia"/>
          <w:i w:val="0"/>
          <w:color w:val="auto"/>
        </w:rPr>
        <w:t>认证</w:t>
      </w:r>
      <w:r w:rsidR="00AD4A56">
        <w:rPr>
          <w:rFonts w:ascii="Arial" w:hAnsi="Arial" w:cs="Arial"/>
          <w:i w:val="0"/>
          <w:color w:val="auto"/>
        </w:rPr>
        <w:t>与</w:t>
      </w:r>
      <w:r w:rsidR="00AD4A56">
        <w:rPr>
          <w:rFonts w:ascii="Arial" w:hAnsi="Arial" w:cs="Arial" w:hint="eastAsia"/>
          <w:i w:val="0"/>
          <w:color w:val="auto"/>
        </w:rPr>
        <w:t>能力</w:t>
      </w:r>
      <w:r w:rsidR="00AD4A56">
        <w:rPr>
          <w:rFonts w:ascii="Arial" w:hAnsi="Arial" w:cs="Arial"/>
          <w:i w:val="0"/>
          <w:color w:val="auto"/>
        </w:rPr>
        <w:t>水平信用背书</w:t>
      </w:r>
      <w:r w:rsidR="00AD4A56">
        <w:rPr>
          <w:rFonts w:ascii="Arial" w:hAnsi="Arial" w:cs="Arial" w:hint="eastAsia"/>
          <w:i w:val="0"/>
          <w:color w:val="auto"/>
        </w:rPr>
        <w:t>和</w:t>
      </w:r>
      <w:r w:rsidR="00AD4A56">
        <w:rPr>
          <w:rFonts w:ascii="Arial" w:hAnsi="Arial" w:cs="Arial"/>
          <w:i w:val="0"/>
          <w:color w:val="auto"/>
        </w:rPr>
        <w:t>付费入口，</w:t>
      </w:r>
      <w:r w:rsidR="00AD4A56">
        <w:rPr>
          <w:rFonts w:ascii="Arial" w:hAnsi="Arial" w:cs="Arial" w:hint="eastAsia"/>
          <w:i w:val="0"/>
          <w:color w:val="auto"/>
        </w:rPr>
        <w:t>完成咨询</w:t>
      </w:r>
      <w:r w:rsidR="00AD4A56">
        <w:rPr>
          <w:rFonts w:ascii="Arial" w:hAnsi="Arial" w:cs="Arial"/>
          <w:i w:val="0"/>
          <w:color w:val="auto"/>
        </w:rPr>
        <w:t>下单，可理解成</w:t>
      </w:r>
      <w:r w:rsidR="00AD4A56">
        <w:rPr>
          <w:rFonts w:ascii="Arial" w:hAnsi="Arial" w:cs="Arial" w:hint="eastAsia"/>
          <w:i w:val="0"/>
          <w:color w:val="auto"/>
        </w:rPr>
        <w:t>虚拟挂号房，</w:t>
      </w:r>
      <w:r w:rsidR="00AD4A56">
        <w:rPr>
          <w:rFonts w:ascii="Arial" w:hAnsi="Arial" w:cs="Arial"/>
          <w:i w:val="0"/>
          <w:color w:val="auto"/>
        </w:rPr>
        <w:t>完成挂号。</w:t>
      </w:r>
    </w:p>
    <w:p w:rsidR="000A087E" w:rsidRDefault="000A087E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支付：</w:t>
      </w:r>
      <w:r w:rsidR="00AD4A56">
        <w:rPr>
          <w:rFonts w:ascii="Arial" w:hAnsi="Arial" w:cs="Arial" w:hint="eastAsia"/>
          <w:i w:val="0"/>
          <w:color w:val="auto"/>
        </w:rPr>
        <w:t>接入</w:t>
      </w:r>
      <w:r w:rsidR="00AD4A56">
        <w:rPr>
          <w:rFonts w:ascii="Arial" w:hAnsi="Arial" w:cs="Arial"/>
          <w:i w:val="0"/>
          <w:color w:val="auto"/>
        </w:rPr>
        <w:t>第三方支付机构，完成</w:t>
      </w:r>
      <w:r w:rsidR="00AD4A56">
        <w:rPr>
          <w:rFonts w:ascii="Arial" w:hAnsi="Arial" w:cs="Arial" w:hint="eastAsia"/>
          <w:i w:val="0"/>
          <w:color w:val="auto"/>
        </w:rPr>
        <w:t>订单</w:t>
      </w:r>
      <w:r w:rsidR="00AD4A56">
        <w:rPr>
          <w:rFonts w:ascii="Arial" w:hAnsi="Arial" w:cs="Arial"/>
          <w:i w:val="0"/>
          <w:color w:val="auto"/>
        </w:rPr>
        <w:t>付款。</w:t>
      </w:r>
    </w:p>
    <w:p w:rsidR="000A087E" w:rsidRDefault="000A087E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对话</w:t>
      </w:r>
      <w:r>
        <w:rPr>
          <w:rFonts w:ascii="Arial" w:hAnsi="Arial" w:cs="Arial" w:hint="eastAsia"/>
          <w:i w:val="0"/>
          <w:color w:val="auto"/>
        </w:rPr>
        <w:t>咨询（</w:t>
      </w:r>
      <w:r>
        <w:rPr>
          <w:rFonts w:ascii="Arial" w:hAnsi="Arial" w:cs="Arial" w:hint="eastAsia"/>
          <w:i w:val="0"/>
          <w:color w:val="auto"/>
        </w:rPr>
        <w:t>IM</w:t>
      </w:r>
      <w:r>
        <w:rPr>
          <w:rFonts w:ascii="Arial" w:hAnsi="Arial" w:cs="Arial"/>
          <w:i w:val="0"/>
          <w:color w:val="auto"/>
        </w:rPr>
        <w:t>窗口</w:t>
      </w:r>
      <w:r>
        <w:rPr>
          <w:rFonts w:ascii="Arial" w:hAnsi="Arial" w:cs="Arial" w:hint="eastAsia"/>
          <w:i w:val="0"/>
          <w:color w:val="auto"/>
        </w:rPr>
        <w:t>）：</w:t>
      </w:r>
      <w:r w:rsidR="009E3582">
        <w:rPr>
          <w:rFonts w:ascii="Arial" w:hAnsi="Arial" w:cs="Arial" w:hint="eastAsia"/>
          <w:i w:val="0"/>
          <w:color w:val="auto"/>
        </w:rPr>
        <w:t>提供</w:t>
      </w:r>
      <w:r w:rsidR="009E3582">
        <w:rPr>
          <w:rFonts w:ascii="Arial" w:hAnsi="Arial" w:cs="Arial"/>
          <w:i w:val="0"/>
          <w:color w:val="auto"/>
        </w:rPr>
        <w:t>实时交流环境，让医生服务与患者，进行咨询。可理解成</w:t>
      </w:r>
      <w:r w:rsidR="009E3582">
        <w:rPr>
          <w:rFonts w:ascii="Arial" w:hAnsi="Arial" w:cs="Arial" w:hint="eastAsia"/>
          <w:i w:val="0"/>
          <w:color w:val="auto"/>
        </w:rPr>
        <w:t>诊疗室</w:t>
      </w:r>
      <w:r w:rsidR="009E3582">
        <w:rPr>
          <w:rFonts w:ascii="Arial" w:hAnsi="Arial" w:cs="Arial"/>
          <w:i w:val="0"/>
          <w:color w:val="auto"/>
        </w:rPr>
        <w:t>，完成咨询问诊服务得场所</w:t>
      </w:r>
      <w:r w:rsidR="00EB18FE">
        <w:rPr>
          <w:rFonts w:ascii="Arial" w:hAnsi="Arial" w:cs="Arial" w:hint="eastAsia"/>
          <w:i w:val="0"/>
          <w:color w:val="auto"/>
        </w:rPr>
        <w:t>/</w:t>
      </w:r>
      <w:r w:rsidR="00EB18FE">
        <w:rPr>
          <w:rFonts w:ascii="Arial" w:hAnsi="Arial" w:cs="Arial" w:hint="eastAsia"/>
          <w:i w:val="0"/>
          <w:color w:val="auto"/>
        </w:rPr>
        <w:t>工具</w:t>
      </w:r>
      <w:r w:rsidR="00EB18FE">
        <w:rPr>
          <w:rFonts w:ascii="Arial" w:hAnsi="Arial" w:cs="Arial" w:hint="eastAsia"/>
          <w:i w:val="0"/>
          <w:color w:val="auto"/>
        </w:rPr>
        <w:t>/</w:t>
      </w:r>
      <w:r w:rsidR="00EB18FE">
        <w:rPr>
          <w:rFonts w:ascii="Arial" w:hAnsi="Arial" w:cs="Arial" w:hint="eastAsia"/>
          <w:i w:val="0"/>
          <w:color w:val="auto"/>
        </w:rPr>
        <w:t>渠道</w:t>
      </w:r>
      <w:r w:rsidR="009E3582">
        <w:rPr>
          <w:rFonts w:ascii="Arial" w:hAnsi="Arial" w:cs="Arial"/>
          <w:i w:val="0"/>
          <w:color w:val="auto"/>
        </w:rPr>
        <w:t>。</w:t>
      </w:r>
    </w:p>
    <w:p w:rsidR="000A087E" w:rsidRPr="00D339EE" w:rsidRDefault="000A087E" w:rsidP="000A087E">
      <w:pPr>
        <w:pStyle w:val="infoblue"/>
        <w:numPr>
          <w:ilvl w:val="0"/>
          <w:numId w:val="39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（我的）</w:t>
      </w:r>
      <w:r>
        <w:rPr>
          <w:rFonts w:ascii="Arial" w:hAnsi="Arial" w:cs="Arial"/>
          <w:i w:val="0"/>
          <w:color w:val="auto"/>
        </w:rPr>
        <w:t>问诊记录</w:t>
      </w:r>
      <w:r>
        <w:rPr>
          <w:rFonts w:ascii="Arial" w:hAnsi="Arial" w:cs="Arial" w:hint="eastAsia"/>
          <w:i w:val="0"/>
          <w:color w:val="auto"/>
        </w:rPr>
        <w:t>：</w:t>
      </w:r>
      <w:r w:rsidR="00947705">
        <w:rPr>
          <w:rFonts w:ascii="Arial" w:hAnsi="Arial" w:cs="Arial" w:hint="eastAsia"/>
          <w:i w:val="0"/>
          <w:color w:val="auto"/>
        </w:rPr>
        <w:t>保存已付款的</w:t>
      </w:r>
      <w:r w:rsidR="00947705">
        <w:rPr>
          <w:rFonts w:ascii="Arial" w:hAnsi="Arial" w:cs="Arial"/>
          <w:i w:val="0"/>
          <w:color w:val="auto"/>
        </w:rPr>
        <w:t>咨询窗口列表。让</w:t>
      </w:r>
      <w:r w:rsidR="00947705">
        <w:rPr>
          <w:rFonts w:ascii="Arial" w:hAnsi="Arial" w:cs="Arial" w:hint="eastAsia"/>
          <w:i w:val="0"/>
          <w:color w:val="auto"/>
        </w:rPr>
        <w:t>用户</w:t>
      </w:r>
      <w:r w:rsidR="00947705">
        <w:rPr>
          <w:rFonts w:ascii="Arial" w:hAnsi="Arial" w:cs="Arial"/>
          <w:i w:val="0"/>
          <w:color w:val="auto"/>
        </w:rPr>
        <w:t>快速</w:t>
      </w:r>
      <w:r w:rsidR="00947705">
        <w:rPr>
          <w:rFonts w:ascii="Arial" w:hAnsi="Arial" w:cs="Arial" w:hint="eastAsia"/>
          <w:i w:val="0"/>
          <w:color w:val="auto"/>
        </w:rPr>
        <w:t>续接</w:t>
      </w:r>
      <w:r w:rsidR="00947705">
        <w:rPr>
          <w:rFonts w:ascii="Arial" w:hAnsi="Arial" w:cs="Arial"/>
          <w:i w:val="0"/>
          <w:color w:val="auto"/>
        </w:rPr>
        <w:t>之前问诊操作</w:t>
      </w:r>
      <w:r w:rsidR="00947705">
        <w:rPr>
          <w:rFonts w:ascii="Arial" w:hAnsi="Arial" w:cs="Arial" w:hint="eastAsia"/>
          <w:i w:val="0"/>
          <w:color w:val="auto"/>
        </w:rPr>
        <w:t>，</w:t>
      </w:r>
      <w:r w:rsidR="00947705">
        <w:rPr>
          <w:rFonts w:ascii="Arial" w:hAnsi="Arial" w:cs="Arial"/>
          <w:i w:val="0"/>
          <w:color w:val="auto"/>
        </w:rPr>
        <w:t>可理解成</w:t>
      </w:r>
      <w:r w:rsidR="00947705">
        <w:rPr>
          <w:rFonts w:ascii="Arial" w:hAnsi="Arial" w:cs="Arial"/>
          <w:i w:val="0"/>
          <w:color w:val="auto"/>
        </w:rPr>
        <w:t>VIP</w:t>
      </w:r>
      <w:r w:rsidR="00947705">
        <w:rPr>
          <w:rFonts w:ascii="Arial" w:hAnsi="Arial" w:cs="Arial"/>
          <w:i w:val="0"/>
          <w:color w:val="auto"/>
        </w:rPr>
        <w:t>专属通道。</w:t>
      </w:r>
    </w:p>
    <w:p w:rsidR="00E17982" w:rsidRPr="004C0DEB" w:rsidRDefault="00E17982" w:rsidP="004C0DEB">
      <w:pPr>
        <w:pStyle w:val="3"/>
      </w:pPr>
      <w:bookmarkStart w:id="31" w:name="_Toc263801782"/>
      <w:r w:rsidRPr="004C0DEB">
        <w:rPr>
          <w:rFonts w:hint="eastAsia"/>
        </w:rPr>
        <w:t>状态说明</w:t>
      </w:r>
      <w:bookmarkEnd w:id="31"/>
    </w:p>
    <w:p w:rsidR="009A7B19" w:rsidRDefault="009A7B19" w:rsidP="009A7B19">
      <w:pPr>
        <w:spacing w:afterLines="50" w:after="156"/>
        <w:jc w:val="center"/>
        <w:rPr>
          <w:rStyle w:val="ad"/>
        </w:rPr>
      </w:pPr>
      <w:r>
        <w:rPr>
          <w:noProof/>
        </w:rPr>
        <w:drawing>
          <wp:inline distT="0" distB="0" distL="0" distR="0" wp14:anchorId="6C601C55" wp14:editId="3E2BDC6B">
            <wp:extent cx="5895975" cy="1019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9" w:rsidRPr="00642A25" w:rsidRDefault="009A7B19" w:rsidP="009A7B19">
      <w:pPr>
        <w:spacing w:afterLines="50" w:after="156"/>
        <w:jc w:val="center"/>
        <w:rPr>
          <w:rStyle w:val="ad"/>
        </w:rPr>
      </w:pPr>
      <w:r>
        <w:rPr>
          <w:rStyle w:val="ad"/>
          <w:rFonts w:hint="eastAsia"/>
        </w:rPr>
        <w:t>医生</w:t>
      </w:r>
      <w:r>
        <w:rPr>
          <w:rStyle w:val="ad"/>
        </w:rPr>
        <w:t>状态图</w:t>
      </w:r>
    </w:p>
    <w:p w:rsidR="000414C1" w:rsidRDefault="00642A25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6B983199" wp14:editId="630D9279">
            <wp:extent cx="5943600" cy="3413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EE" w:rsidRDefault="000414C1" w:rsidP="00642A25">
      <w:pPr>
        <w:spacing w:afterLines="50" w:after="156"/>
        <w:jc w:val="center"/>
        <w:rPr>
          <w:rStyle w:val="ad"/>
        </w:rPr>
      </w:pPr>
      <w:r w:rsidRPr="00642A25">
        <w:rPr>
          <w:rStyle w:val="ad"/>
          <w:rFonts w:hint="eastAsia"/>
        </w:rPr>
        <w:t>订单</w:t>
      </w:r>
      <w:r w:rsidRPr="00642A25">
        <w:rPr>
          <w:rStyle w:val="ad"/>
        </w:rPr>
        <w:t>状态</w:t>
      </w:r>
      <w:r w:rsidRPr="00642A25">
        <w:rPr>
          <w:rStyle w:val="ad"/>
          <w:rFonts w:hint="eastAsia"/>
        </w:rPr>
        <w:t>图</w:t>
      </w:r>
    </w:p>
    <w:p w:rsidR="004C0DEB" w:rsidRDefault="006410DF" w:rsidP="004C0DEB">
      <w:pPr>
        <w:pStyle w:val="3"/>
      </w:pPr>
      <w:bookmarkStart w:id="32" w:name="_Toc263801783"/>
      <w:r w:rsidRPr="00945A4B">
        <w:t>特性</w:t>
      </w:r>
      <w:r w:rsidR="004C0DEB">
        <w:rPr>
          <w:rFonts w:hint="eastAsia"/>
        </w:rPr>
        <w:t>说明</w:t>
      </w:r>
      <w:bookmarkEnd w:id="32"/>
    </w:p>
    <w:p w:rsidR="006410DF" w:rsidRPr="004C0DEB" w:rsidRDefault="004C0DEB" w:rsidP="004C0DEB">
      <w:pPr>
        <w:pStyle w:val="4"/>
        <w:ind w:leftChars="135" w:left="283"/>
      </w:pPr>
      <w:bookmarkStart w:id="33" w:name="_Toc263801784"/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33"/>
      <w:r w:rsidR="002C2F74">
        <w:rPr>
          <w:rFonts w:hint="eastAsia"/>
        </w:rPr>
        <w:t>支付</w:t>
      </w:r>
    </w:p>
    <w:p w:rsidR="006410DF" w:rsidRPr="0028283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D339EE" w:rsidRPr="004C0DEB" w:rsidRDefault="002C2F74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用户已经</w:t>
      </w:r>
      <w:r>
        <w:rPr>
          <w:rFonts w:ascii="Arial" w:hAnsi="Arial" w:cs="Arial"/>
          <w:i w:val="0"/>
          <w:color w:val="auto"/>
        </w:rPr>
        <w:t>确定</w:t>
      </w:r>
      <w:r>
        <w:rPr>
          <w:rFonts w:ascii="Arial" w:hAnsi="Arial" w:cs="Arial" w:hint="eastAsia"/>
          <w:i w:val="0"/>
          <w:color w:val="auto"/>
        </w:rPr>
        <w:t>想要</w:t>
      </w:r>
      <w:r>
        <w:rPr>
          <w:rFonts w:ascii="Arial" w:hAnsi="Arial" w:cs="Arial"/>
          <w:i w:val="0"/>
          <w:color w:val="auto"/>
        </w:rPr>
        <w:t>咨询的医生</w:t>
      </w:r>
      <w:r>
        <w:rPr>
          <w:rFonts w:ascii="Arial" w:hAnsi="Arial" w:cs="Arial" w:hint="eastAsia"/>
          <w:i w:val="0"/>
          <w:color w:val="auto"/>
        </w:rPr>
        <w:t>，</w:t>
      </w:r>
      <w:r w:rsidR="00197AF7">
        <w:rPr>
          <w:rFonts w:ascii="Arial" w:hAnsi="Arial" w:cs="Arial" w:hint="eastAsia"/>
          <w:i w:val="0"/>
          <w:color w:val="auto"/>
        </w:rPr>
        <w:t>想要</w:t>
      </w:r>
      <w:r>
        <w:rPr>
          <w:rFonts w:ascii="Arial" w:hAnsi="Arial" w:cs="Arial"/>
          <w:i w:val="0"/>
          <w:color w:val="auto"/>
        </w:rPr>
        <w:t>咨询。</w:t>
      </w:r>
    </w:p>
    <w:p w:rsidR="006410DF" w:rsidRPr="0028283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D339EE" w:rsidRPr="004C0DEB" w:rsidRDefault="009402EE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已</w:t>
      </w:r>
      <w:r>
        <w:rPr>
          <w:rFonts w:ascii="Arial" w:hAnsi="Arial" w:cs="Arial" w:hint="eastAsia"/>
          <w:i w:val="0"/>
          <w:color w:val="auto"/>
        </w:rPr>
        <w:t>进入</w:t>
      </w:r>
      <w:r>
        <w:rPr>
          <w:rFonts w:ascii="Arial" w:hAnsi="Arial" w:cs="Arial"/>
          <w:i w:val="0"/>
          <w:color w:val="auto"/>
        </w:rPr>
        <w:t>医生详情页，</w:t>
      </w:r>
      <w:r>
        <w:rPr>
          <w:rFonts w:ascii="Arial" w:hAnsi="Arial" w:cs="Arial" w:hint="eastAsia"/>
          <w:i w:val="0"/>
          <w:color w:val="auto"/>
        </w:rPr>
        <w:t>被选择</w:t>
      </w:r>
      <w:r>
        <w:rPr>
          <w:rFonts w:ascii="Arial" w:hAnsi="Arial" w:cs="Arial"/>
          <w:i w:val="0"/>
          <w:color w:val="auto"/>
        </w:rPr>
        <w:t>医生在线</w:t>
      </w:r>
      <w:r>
        <w:rPr>
          <w:rFonts w:ascii="Arial" w:hAnsi="Arial" w:cs="Arial" w:hint="eastAsia"/>
          <w:i w:val="0"/>
          <w:color w:val="auto"/>
        </w:rPr>
        <w:t>。</w:t>
      </w:r>
    </w:p>
    <w:p w:rsidR="006410DF" w:rsidRPr="0028283F" w:rsidRDefault="006410DF" w:rsidP="006410DF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D41551" w:rsidRDefault="00D41551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医生</w:t>
      </w:r>
      <w:r>
        <w:rPr>
          <w:rFonts w:ascii="Arial" w:hAnsi="Arial" w:cs="Arial"/>
          <w:i w:val="0"/>
          <w:color w:val="auto"/>
        </w:rPr>
        <w:t>为在线状态</w:t>
      </w:r>
    </w:p>
    <w:p w:rsidR="00D339EE" w:rsidRPr="004C0DEB" w:rsidRDefault="002B400B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订单为</w:t>
      </w:r>
      <w:proofErr w:type="gramStart"/>
      <w:r>
        <w:rPr>
          <w:rFonts w:ascii="Arial" w:hAnsi="Arial" w:cs="Arial"/>
          <w:i w:val="0"/>
          <w:color w:val="auto"/>
        </w:rPr>
        <w:t>待支付</w:t>
      </w:r>
      <w:proofErr w:type="gramEnd"/>
      <w:r>
        <w:rPr>
          <w:rFonts w:ascii="Arial" w:hAnsi="Arial" w:cs="Arial"/>
          <w:i w:val="0"/>
          <w:color w:val="auto"/>
        </w:rPr>
        <w:t>状态</w:t>
      </w:r>
    </w:p>
    <w:p w:rsidR="006410DF" w:rsidRDefault="006410DF" w:rsidP="006410DF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D339EE" w:rsidRDefault="009B587E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9B587E">
        <w:rPr>
          <w:rFonts w:ascii="Arial" w:hAnsi="Arial" w:cs="Arial"/>
          <w:i w:val="0"/>
          <w:noProof/>
          <w:color w:val="auto"/>
        </w:rPr>
        <w:drawing>
          <wp:inline distT="0" distB="0" distL="0" distR="0">
            <wp:extent cx="5943600" cy="3689579"/>
            <wp:effectExtent l="0" t="0" r="0" b="6350"/>
            <wp:docPr id="13" name="图片 13" descr="C:\Users\admin\AppData\Local\Temp\15737174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7371746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7E" w:rsidRPr="005C4E55" w:rsidRDefault="009B587E" w:rsidP="005C4E55">
      <w:pPr>
        <w:spacing w:afterLines="50" w:after="156"/>
        <w:jc w:val="center"/>
        <w:rPr>
          <w:rStyle w:val="ad"/>
        </w:rPr>
      </w:pPr>
      <w:r w:rsidRPr="005C4E55">
        <w:rPr>
          <w:rStyle w:val="ad"/>
          <w:rFonts w:hint="eastAsia"/>
        </w:rPr>
        <w:t>流程图</w:t>
      </w:r>
    </w:p>
    <w:p w:rsidR="009B587E" w:rsidRDefault="009B587E" w:rsidP="005C4E5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用例图</w:t>
      </w:r>
      <w:r w:rsidR="005C4E55">
        <w:rPr>
          <w:rFonts w:ascii="Arial" w:hAnsi="Arial" w:cs="Arial" w:hint="eastAsia"/>
          <w:i w:val="0"/>
          <w:color w:val="auto"/>
        </w:rPr>
        <w:t>【无</w:t>
      </w:r>
      <w:r w:rsidR="005C4E55">
        <w:rPr>
          <w:rFonts w:ascii="Arial" w:hAnsi="Arial" w:cs="Arial"/>
          <w:i w:val="0"/>
          <w:color w:val="auto"/>
        </w:rPr>
        <w:t>】</w:t>
      </w:r>
    </w:p>
    <w:p w:rsidR="003A592D" w:rsidRPr="004C0DEB" w:rsidRDefault="009B587E" w:rsidP="003A592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时序图</w:t>
      </w:r>
      <w:r w:rsidR="003A592D">
        <w:rPr>
          <w:rFonts w:ascii="Arial" w:hAnsi="Arial" w:cs="Arial" w:hint="eastAsia"/>
          <w:i w:val="0"/>
          <w:color w:val="auto"/>
        </w:rPr>
        <w:t>【无</w:t>
      </w:r>
      <w:r w:rsidR="003A592D">
        <w:rPr>
          <w:rFonts w:ascii="Arial" w:hAnsi="Arial" w:cs="Arial"/>
          <w:i w:val="0"/>
          <w:color w:val="auto"/>
        </w:rPr>
        <w:t>】</w:t>
      </w:r>
    </w:p>
    <w:p w:rsidR="006410D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D339EE" w:rsidRDefault="000522C8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【鉴于暂未</w:t>
      </w:r>
      <w:r>
        <w:rPr>
          <w:rFonts w:ascii="Arial" w:hAnsi="Arial" w:cs="Arial"/>
          <w:i w:val="0"/>
          <w:color w:val="auto"/>
        </w:rPr>
        <w:t>接入支付系统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暂时不做】</w:t>
      </w:r>
    </w:p>
    <w:p w:rsidR="00AC554B" w:rsidRDefault="001669C3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505DADB8" wp14:editId="34DE515F">
            <wp:extent cx="5943600" cy="3448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4B" w:rsidRPr="004C0DEB" w:rsidRDefault="00AC554B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DEB" w:rsidRPr="0028283F" w:rsidRDefault="004C0DEB" w:rsidP="006410DF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6410DF" w:rsidRPr="004C0DEB" w:rsidRDefault="00D17049" w:rsidP="006410DF">
      <w:pPr>
        <w:spacing w:afterLines="50" w:after="156"/>
        <w:ind w:firstLineChars="205" w:firstLine="430"/>
        <w:rPr>
          <w:rFonts w:ascii="Arial" w:hAnsi="Arial" w:cs="Arial"/>
        </w:rPr>
      </w:pPr>
      <w:r>
        <w:rPr>
          <w:rFonts w:ascii="Arial" w:hAnsi="Arial" w:cs="Arial" w:hint="eastAsia"/>
          <w:i/>
        </w:rPr>
        <w:t>【无，</w:t>
      </w:r>
      <w:r>
        <w:rPr>
          <w:rFonts w:ascii="Arial" w:hAnsi="Arial" w:cs="Arial"/>
          <w:i/>
        </w:rPr>
        <w:t>接入微信、支付宝、银联规则与账户对接等细则】</w:t>
      </w:r>
    </w:p>
    <w:p w:rsidR="006410DF" w:rsidRPr="004C0DEB" w:rsidRDefault="006410DF" w:rsidP="004C0DEB">
      <w:pPr>
        <w:pStyle w:val="4"/>
        <w:ind w:leftChars="135" w:left="283"/>
      </w:pPr>
      <w:bookmarkStart w:id="34" w:name="_Toc263801785"/>
      <w:r w:rsidRPr="004C0DEB">
        <w:t>特性</w:t>
      </w:r>
      <w:r w:rsidR="004C0DEB">
        <w:rPr>
          <w:rFonts w:hint="eastAsia"/>
        </w:rPr>
        <w:t>2</w:t>
      </w:r>
      <w:r w:rsidRPr="004C0DEB">
        <w:rPr>
          <w:rFonts w:hint="eastAsia"/>
        </w:rPr>
        <w:t>：</w:t>
      </w:r>
      <w:bookmarkEnd w:id="34"/>
      <w:r w:rsidR="00294AD6">
        <w:rPr>
          <w:rFonts w:hint="eastAsia"/>
        </w:rPr>
        <w:t>咨询</w:t>
      </w:r>
      <w:r w:rsidR="00294AD6">
        <w:t>对话</w:t>
      </w:r>
    </w:p>
    <w:p w:rsidR="006410DF" w:rsidRPr="0028283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D339EE" w:rsidRPr="004C0DEB" w:rsidRDefault="006E176E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完成</w:t>
      </w:r>
      <w:r>
        <w:rPr>
          <w:rFonts w:ascii="Arial" w:hAnsi="Arial" w:cs="Arial" w:hint="eastAsia"/>
          <w:i w:val="0"/>
          <w:color w:val="auto"/>
        </w:rPr>
        <w:t>下单</w:t>
      </w:r>
      <w:r>
        <w:rPr>
          <w:rFonts w:ascii="Arial" w:hAnsi="Arial" w:cs="Arial"/>
          <w:i w:val="0"/>
          <w:color w:val="auto"/>
        </w:rPr>
        <w:t>付款，根据舌诊记录和个人日常数据进行咨询。</w:t>
      </w:r>
    </w:p>
    <w:p w:rsidR="006410D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D339EE" w:rsidRDefault="00C04AFD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用户选择</w:t>
      </w:r>
      <w:r>
        <w:rPr>
          <w:rFonts w:ascii="Arial" w:hAnsi="Arial" w:cs="Arial"/>
          <w:i w:val="0"/>
          <w:color w:val="auto"/>
        </w:rPr>
        <w:t>医生并已完成</w:t>
      </w:r>
      <w:r>
        <w:rPr>
          <w:rFonts w:ascii="Arial" w:hAnsi="Arial" w:cs="Arial" w:hint="eastAsia"/>
          <w:i w:val="0"/>
          <w:color w:val="auto"/>
        </w:rPr>
        <w:t>支付</w:t>
      </w:r>
    </w:p>
    <w:p w:rsidR="00C04AFD" w:rsidRPr="004C0DEB" w:rsidRDefault="00C04AFD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（非必要</w:t>
      </w:r>
      <w:r>
        <w:rPr>
          <w:rFonts w:ascii="Arial" w:hAnsi="Arial" w:cs="Arial"/>
          <w:i w:val="0"/>
          <w:color w:val="auto"/>
        </w:rPr>
        <w:t>条件：用户通过拍摄进行过舌诊</w:t>
      </w:r>
      <w:r>
        <w:rPr>
          <w:rFonts w:ascii="Arial" w:hAnsi="Arial" w:cs="Arial"/>
          <w:i w:val="0"/>
          <w:color w:val="auto"/>
        </w:rPr>
        <w:t>or</w:t>
      </w:r>
      <w:r>
        <w:rPr>
          <w:rFonts w:ascii="Arial" w:hAnsi="Arial" w:cs="Arial"/>
          <w:i w:val="0"/>
          <w:color w:val="auto"/>
        </w:rPr>
        <w:t>用户</w:t>
      </w:r>
      <w:r w:rsidR="00496A95">
        <w:rPr>
          <w:rFonts w:ascii="Arial" w:hAnsi="Arial" w:cs="Arial" w:hint="eastAsia"/>
          <w:i w:val="0"/>
          <w:color w:val="auto"/>
        </w:rPr>
        <w:t>已</w:t>
      </w:r>
      <w:r>
        <w:rPr>
          <w:rFonts w:ascii="Arial" w:hAnsi="Arial" w:cs="Arial" w:hint="eastAsia"/>
          <w:i w:val="0"/>
          <w:color w:val="auto"/>
        </w:rPr>
        <w:t>接入日常健康</w:t>
      </w:r>
      <w:r>
        <w:rPr>
          <w:rFonts w:ascii="Arial" w:hAnsi="Arial" w:cs="Arial"/>
          <w:i w:val="0"/>
          <w:color w:val="auto"/>
        </w:rPr>
        <w:t>监测设备）</w:t>
      </w:r>
    </w:p>
    <w:p w:rsidR="006410DF" w:rsidRPr="0028283F" w:rsidRDefault="006410DF" w:rsidP="006410DF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D339EE" w:rsidRPr="004C0DEB" w:rsidRDefault="0079497E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必须是</w:t>
      </w:r>
      <w:r w:rsidR="00787C3C">
        <w:rPr>
          <w:rFonts w:ascii="Arial" w:hAnsi="Arial" w:cs="Arial" w:hint="eastAsia"/>
          <w:i w:val="0"/>
          <w:color w:val="auto"/>
        </w:rPr>
        <w:t>订单</w:t>
      </w:r>
      <w:r w:rsidR="00787C3C">
        <w:rPr>
          <w:rFonts w:ascii="Arial" w:hAnsi="Arial" w:cs="Arial"/>
          <w:i w:val="0"/>
          <w:color w:val="auto"/>
        </w:rPr>
        <w:t>已支付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且在本次有效时间段内。</w:t>
      </w:r>
    </w:p>
    <w:p w:rsidR="006410DF" w:rsidRDefault="006410DF" w:rsidP="006410DF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D339EE" w:rsidRDefault="00D339EE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611862" w:rsidRDefault="00907A7E" w:rsidP="0014594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187BC9B4" wp14:editId="0E47D7C6">
            <wp:extent cx="5943600" cy="21958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62" w:rsidRPr="00A70537" w:rsidRDefault="00611862" w:rsidP="00E51C47">
      <w:pPr>
        <w:spacing w:afterLines="50" w:after="156"/>
        <w:jc w:val="center"/>
        <w:rPr>
          <w:rStyle w:val="ad"/>
        </w:rPr>
      </w:pPr>
      <w:r w:rsidRPr="00A70537">
        <w:rPr>
          <w:rStyle w:val="ad"/>
          <w:rFonts w:hint="eastAsia"/>
        </w:rPr>
        <w:t>流程图</w:t>
      </w:r>
    </w:p>
    <w:p w:rsidR="00611862" w:rsidRDefault="00851878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851878">
        <w:rPr>
          <w:rFonts w:ascii="Arial" w:hAnsi="Arial" w:cs="Arial"/>
          <w:i w:val="0"/>
          <w:noProof/>
          <w:color w:val="auto"/>
        </w:rPr>
        <w:drawing>
          <wp:inline distT="0" distB="0" distL="0" distR="0">
            <wp:extent cx="5943600" cy="4085202"/>
            <wp:effectExtent l="0" t="0" r="0" b="0"/>
            <wp:docPr id="15" name="图片 15" descr="C:\Users\admin\AppData\Local\Temp\15737215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157372153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62" w:rsidRPr="00A70537" w:rsidRDefault="00611862" w:rsidP="00E51C47">
      <w:pPr>
        <w:spacing w:afterLines="50" w:after="156"/>
        <w:jc w:val="center"/>
        <w:rPr>
          <w:rStyle w:val="ad"/>
        </w:rPr>
      </w:pPr>
      <w:r w:rsidRPr="00A70537">
        <w:rPr>
          <w:rStyle w:val="ad"/>
          <w:rFonts w:hint="eastAsia"/>
        </w:rPr>
        <w:t>用例图</w:t>
      </w:r>
    </w:p>
    <w:p w:rsidR="00611862" w:rsidRDefault="00611862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611862" w:rsidRPr="00A70537" w:rsidRDefault="00611862" w:rsidP="00E51C47">
      <w:pPr>
        <w:spacing w:afterLines="50" w:after="156"/>
        <w:jc w:val="center"/>
        <w:rPr>
          <w:rStyle w:val="ad"/>
        </w:rPr>
      </w:pPr>
      <w:r w:rsidRPr="00A70537">
        <w:rPr>
          <w:rStyle w:val="ad"/>
          <w:rFonts w:hint="eastAsia"/>
        </w:rPr>
        <w:t>时序图</w:t>
      </w:r>
    </w:p>
    <w:p w:rsidR="006410DF" w:rsidRDefault="006410DF" w:rsidP="006410DF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231206" w:rsidRDefault="00231206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约束条件：</w:t>
      </w:r>
      <w:r w:rsidR="00BE0D8E">
        <w:rPr>
          <w:rFonts w:ascii="Arial" w:hAnsi="Arial" w:cs="Arial" w:hint="eastAsia"/>
          <w:i w:val="0"/>
          <w:color w:val="auto"/>
        </w:rPr>
        <w:t>咨询</w:t>
      </w:r>
      <w:r w:rsidR="00BE0D8E">
        <w:rPr>
          <w:rFonts w:ascii="Arial" w:hAnsi="Arial" w:cs="Arial"/>
          <w:i w:val="0"/>
          <w:color w:val="auto"/>
        </w:rPr>
        <w:t>窗口</w:t>
      </w:r>
      <w:r w:rsidR="00BE0D8E">
        <w:rPr>
          <w:rFonts w:ascii="Arial" w:hAnsi="Arial" w:cs="Arial"/>
          <w:i w:val="0"/>
          <w:color w:val="auto"/>
        </w:rPr>
        <w:t>24</w:t>
      </w:r>
      <w:r w:rsidR="00BE0D8E">
        <w:rPr>
          <w:rFonts w:ascii="Arial" w:hAnsi="Arial" w:cs="Arial" w:hint="eastAsia"/>
          <w:i w:val="0"/>
          <w:color w:val="auto"/>
        </w:rPr>
        <w:t>小时</w:t>
      </w:r>
      <w:r w:rsidR="00BE0D8E">
        <w:rPr>
          <w:rFonts w:ascii="Arial" w:hAnsi="Arial" w:cs="Arial"/>
          <w:i w:val="0"/>
          <w:color w:val="auto"/>
        </w:rPr>
        <w:t>内有效，超时自动关闭，重新发起需再次付费。（</w:t>
      </w:r>
      <w:r w:rsidR="00BE0D8E">
        <w:rPr>
          <w:rFonts w:ascii="Arial" w:hAnsi="Arial" w:cs="Arial" w:hint="eastAsia"/>
          <w:i w:val="0"/>
          <w:color w:val="auto"/>
        </w:rPr>
        <w:t>再次付费</w:t>
      </w:r>
      <w:r w:rsidR="00BE0D8E">
        <w:rPr>
          <w:rFonts w:ascii="Arial" w:hAnsi="Arial" w:cs="Arial"/>
          <w:i w:val="0"/>
          <w:color w:val="auto"/>
        </w:rPr>
        <w:t>后，仍</w:t>
      </w:r>
      <w:r w:rsidR="00BE0D8E">
        <w:rPr>
          <w:rFonts w:ascii="Arial" w:hAnsi="Arial" w:cs="Arial" w:hint="eastAsia"/>
          <w:i w:val="0"/>
          <w:color w:val="auto"/>
        </w:rPr>
        <w:t>可</w:t>
      </w:r>
      <w:r w:rsidR="00BE0D8E">
        <w:rPr>
          <w:rFonts w:ascii="Arial" w:hAnsi="Arial" w:cs="Arial"/>
          <w:i w:val="0"/>
          <w:color w:val="auto"/>
        </w:rPr>
        <w:t>查阅上期保存聊天记录。</w:t>
      </w:r>
      <w:r w:rsidR="00BE0D8E">
        <w:rPr>
          <w:rFonts w:ascii="Arial" w:hAnsi="Arial" w:cs="Arial" w:hint="eastAsia"/>
          <w:i w:val="0"/>
          <w:color w:val="auto"/>
        </w:rPr>
        <w:t>）</w:t>
      </w:r>
    </w:p>
    <w:p w:rsidR="00231206" w:rsidRDefault="00231206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输入：</w:t>
      </w:r>
      <w:r w:rsidR="00746423">
        <w:rPr>
          <w:rFonts w:ascii="Arial" w:hAnsi="Arial" w:cs="Arial" w:hint="eastAsia"/>
          <w:i w:val="0"/>
          <w:color w:val="auto"/>
        </w:rPr>
        <w:t>可以输入</w:t>
      </w:r>
      <w:r w:rsidR="00746423">
        <w:rPr>
          <w:rFonts w:ascii="Arial" w:hAnsi="Arial" w:cs="Arial"/>
          <w:i w:val="0"/>
          <w:color w:val="auto"/>
        </w:rPr>
        <w:t>文字、语音（</w:t>
      </w:r>
      <w:r w:rsidR="00746423">
        <w:rPr>
          <w:rFonts w:ascii="Arial" w:hAnsi="Arial" w:cs="Arial" w:hint="eastAsia"/>
          <w:i w:val="0"/>
          <w:color w:val="auto"/>
        </w:rPr>
        <w:t>暂不</w:t>
      </w:r>
      <w:r w:rsidR="00746423">
        <w:rPr>
          <w:rFonts w:ascii="Arial" w:hAnsi="Arial" w:cs="Arial"/>
          <w:i w:val="0"/>
          <w:color w:val="auto"/>
        </w:rPr>
        <w:t>实现）</w:t>
      </w:r>
      <w:r w:rsidR="00746423">
        <w:rPr>
          <w:rFonts w:ascii="Arial" w:hAnsi="Arial" w:cs="Arial" w:hint="eastAsia"/>
          <w:i w:val="0"/>
          <w:color w:val="auto"/>
        </w:rPr>
        <w:t>、拍摄</w:t>
      </w:r>
      <w:r w:rsidR="00746423">
        <w:rPr>
          <w:rFonts w:ascii="Arial" w:hAnsi="Arial" w:cs="Arial"/>
          <w:i w:val="0"/>
          <w:color w:val="auto"/>
        </w:rPr>
        <w:t>照片</w:t>
      </w:r>
      <w:r w:rsidR="00746423">
        <w:rPr>
          <w:rFonts w:ascii="Arial" w:hAnsi="Arial" w:cs="Arial" w:hint="eastAsia"/>
          <w:i w:val="0"/>
          <w:color w:val="auto"/>
        </w:rPr>
        <w:t>并</w:t>
      </w:r>
      <w:r w:rsidR="00746423">
        <w:rPr>
          <w:rFonts w:ascii="Arial" w:hAnsi="Arial" w:cs="Arial"/>
          <w:i w:val="0"/>
          <w:color w:val="auto"/>
        </w:rPr>
        <w:t>发送</w:t>
      </w:r>
    </w:p>
    <w:p w:rsidR="00231206" w:rsidRDefault="00231206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输出：</w:t>
      </w:r>
      <w:r w:rsidR="00746423">
        <w:rPr>
          <w:rFonts w:ascii="Arial" w:hAnsi="Arial" w:cs="Arial" w:hint="eastAsia"/>
          <w:i w:val="0"/>
          <w:color w:val="auto"/>
        </w:rPr>
        <w:t>可</w:t>
      </w:r>
      <w:r w:rsidR="00746423">
        <w:rPr>
          <w:rFonts w:ascii="Arial" w:hAnsi="Arial" w:cs="Arial"/>
          <w:i w:val="0"/>
          <w:color w:val="auto"/>
        </w:rPr>
        <w:t>接受文字、语音</w:t>
      </w:r>
      <w:r w:rsidR="00746423">
        <w:rPr>
          <w:rFonts w:ascii="Arial" w:hAnsi="Arial" w:cs="Arial" w:hint="eastAsia"/>
          <w:i w:val="0"/>
          <w:color w:val="auto"/>
        </w:rPr>
        <w:t>、</w:t>
      </w:r>
      <w:r w:rsidR="00746423">
        <w:rPr>
          <w:rFonts w:ascii="Arial" w:hAnsi="Arial" w:cs="Arial"/>
          <w:i w:val="0"/>
          <w:color w:val="auto"/>
        </w:rPr>
        <w:t>照片和健康监测设备采集数据。</w:t>
      </w:r>
    </w:p>
    <w:p w:rsidR="00231206" w:rsidRDefault="00231206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排序规则：</w:t>
      </w:r>
      <w:r w:rsidR="00666F2A">
        <w:rPr>
          <w:rFonts w:ascii="Arial" w:hAnsi="Arial" w:cs="Arial" w:hint="eastAsia"/>
          <w:i w:val="0"/>
          <w:color w:val="auto"/>
        </w:rPr>
        <w:t>聊天记录</w:t>
      </w:r>
      <w:r w:rsidR="00666F2A">
        <w:rPr>
          <w:rFonts w:ascii="Arial" w:hAnsi="Arial" w:cs="Arial"/>
          <w:i w:val="0"/>
          <w:color w:val="auto"/>
        </w:rPr>
        <w:t>按时间</w:t>
      </w:r>
      <w:r w:rsidR="008B459C">
        <w:rPr>
          <w:rFonts w:ascii="Arial" w:hAnsi="Arial" w:cs="Arial" w:hint="eastAsia"/>
          <w:i w:val="0"/>
          <w:color w:val="auto"/>
        </w:rPr>
        <w:t>从上到下，</w:t>
      </w:r>
      <w:r w:rsidR="008B459C">
        <w:rPr>
          <w:rFonts w:ascii="Arial" w:hAnsi="Arial" w:cs="Arial"/>
          <w:i w:val="0"/>
          <w:color w:val="auto"/>
        </w:rPr>
        <w:t>下方为最近消息，上方为历史消息</w:t>
      </w:r>
      <w:r w:rsidR="00666F2A">
        <w:rPr>
          <w:rFonts w:ascii="Arial" w:hAnsi="Arial" w:cs="Arial"/>
          <w:i w:val="0"/>
          <w:color w:val="auto"/>
        </w:rPr>
        <w:t>，默认加载</w:t>
      </w:r>
      <w:r w:rsidR="00666F2A">
        <w:rPr>
          <w:rFonts w:ascii="Arial" w:hAnsi="Arial" w:cs="Arial" w:hint="eastAsia"/>
          <w:i w:val="0"/>
          <w:color w:val="auto"/>
        </w:rPr>
        <w:t>20</w:t>
      </w:r>
      <w:r w:rsidR="00666F2A">
        <w:rPr>
          <w:rFonts w:ascii="Arial" w:hAnsi="Arial" w:cs="Arial" w:hint="eastAsia"/>
          <w:i w:val="0"/>
          <w:color w:val="auto"/>
        </w:rPr>
        <w:t>条</w:t>
      </w:r>
      <w:r w:rsidR="00666F2A">
        <w:rPr>
          <w:rFonts w:ascii="Arial" w:hAnsi="Arial" w:cs="Arial"/>
          <w:i w:val="0"/>
          <w:color w:val="auto"/>
        </w:rPr>
        <w:t>记录，超过</w:t>
      </w:r>
      <w:r w:rsidR="00666F2A">
        <w:rPr>
          <w:rFonts w:ascii="Arial" w:hAnsi="Arial" w:cs="Arial" w:hint="eastAsia"/>
          <w:i w:val="0"/>
          <w:color w:val="auto"/>
        </w:rPr>
        <w:t>20</w:t>
      </w:r>
      <w:r w:rsidR="00666F2A">
        <w:rPr>
          <w:rFonts w:ascii="Arial" w:hAnsi="Arial" w:cs="Arial" w:hint="eastAsia"/>
          <w:i w:val="0"/>
          <w:color w:val="auto"/>
        </w:rPr>
        <w:t>条，</w:t>
      </w:r>
      <w:r w:rsidR="00666F2A">
        <w:rPr>
          <w:rFonts w:ascii="Arial" w:hAnsi="Arial" w:cs="Arial"/>
          <w:i w:val="0"/>
          <w:color w:val="auto"/>
        </w:rPr>
        <w:t>但在</w:t>
      </w:r>
      <w:r w:rsidR="00666F2A">
        <w:rPr>
          <w:rFonts w:ascii="Arial" w:hAnsi="Arial" w:cs="Arial" w:hint="eastAsia"/>
          <w:i w:val="0"/>
          <w:color w:val="auto"/>
        </w:rPr>
        <w:t>今日</w:t>
      </w:r>
      <w:r w:rsidR="00666F2A">
        <w:rPr>
          <w:rFonts w:ascii="Arial" w:hAnsi="Arial" w:cs="Arial"/>
          <w:i w:val="0"/>
          <w:color w:val="auto"/>
        </w:rPr>
        <w:t>内，下拉</w:t>
      </w:r>
      <w:r w:rsidR="00666F2A">
        <w:rPr>
          <w:rFonts w:ascii="Arial" w:hAnsi="Arial" w:cs="Arial" w:hint="eastAsia"/>
          <w:i w:val="0"/>
          <w:color w:val="auto"/>
        </w:rPr>
        <w:t>更新</w:t>
      </w:r>
      <w:r w:rsidR="00666F2A">
        <w:rPr>
          <w:rFonts w:ascii="Arial" w:hAnsi="Arial" w:cs="Arial"/>
          <w:i w:val="0"/>
          <w:color w:val="auto"/>
        </w:rPr>
        <w:t>读取</w:t>
      </w:r>
      <w:r w:rsidR="00666F2A">
        <w:rPr>
          <w:rFonts w:ascii="Arial" w:hAnsi="Arial" w:cs="Arial" w:hint="eastAsia"/>
          <w:i w:val="0"/>
          <w:color w:val="auto"/>
        </w:rPr>
        <w:t>。超过今日</w:t>
      </w:r>
      <w:r w:rsidR="00666F2A">
        <w:rPr>
          <w:rFonts w:ascii="Arial" w:hAnsi="Arial" w:cs="Arial"/>
          <w:i w:val="0"/>
          <w:color w:val="auto"/>
        </w:rPr>
        <w:t>聊天记录则需进入历史记录进行查看。</w:t>
      </w:r>
    </w:p>
    <w:p w:rsidR="00D339EE" w:rsidRDefault="00231206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状态转换：</w:t>
      </w:r>
      <w:r w:rsidR="00426250">
        <w:rPr>
          <w:rFonts w:ascii="Arial" w:hAnsi="Arial" w:cs="Arial" w:hint="eastAsia"/>
          <w:i w:val="0"/>
          <w:color w:val="auto"/>
        </w:rPr>
        <w:t>用户</w:t>
      </w:r>
      <w:proofErr w:type="gramStart"/>
      <w:r w:rsidR="00426250">
        <w:rPr>
          <w:rFonts w:ascii="Arial" w:hAnsi="Arial" w:cs="Arial"/>
          <w:i w:val="0"/>
          <w:color w:val="auto"/>
        </w:rPr>
        <w:t>主动结束</w:t>
      </w:r>
      <w:proofErr w:type="gramEnd"/>
      <w:r w:rsidR="00426250">
        <w:rPr>
          <w:rFonts w:ascii="Arial" w:hAnsi="Arial" w:cs="Arial"/>
          <w:i w:val="0"/>
          <w:color w:val="auto"/>
        </w:rPr>
        <w:t>订单，或者</w:t>
      </w:r>
      <w:r w:rsidR="00426250">
        <w:rPr>
          <w:rFonts w:ascii="Arial" w:hAnsi="Arial" w:cs="Arial" w:hint="eastAsia"/>
          <w:i w:val="0"/>
          <w:color w:val="auto"/>
        </w:rPr>
        <w:t>订单</w:t>
      </w:r>
      <w:r w:rsidR="00426250">
        <w:rPr>
          <w:rFonts w:ascii="Arial" w:hAnsi="Arial" w:cs="Arial"/>
          <w:i w:val="0"/>
          <w:color w:val="auto"/>
        </w:rPr>
        <w:t>服务</w:t>
      </w:r>
      <w:r w:rsidR="00426250">
        <w:rPr>
          <w:rFonts w:ascii="Arial" w:hAnsi="Arial" w:cs="Arial" w:hint="eastAsia"/>
          <w:i w:val="0"/>
          <w:color w:val="auto"/>
        </w:rPr>
        <w:t>期限</w:t>
      </w:r>
      <w:r w:rsidR="00426250">
        <w:rPr>
          <w:rFonts w:ascii="Arial" w:hAnsi="Arial" w:cs="Arial"/>
          <w:i w:val="0"/>
          <w:color w:val="auto"/>
        </w:rPr>
        <w:t>超时</w:t>
      </w:r>
      <w:r w:rsidR="00426250">
        <w:rPr>
          <w:rFonts w:ascii="Arial" w:hAnsi="Arial" w:cs="Arial" w:hint="eastAsia"/>
          <w:i w:val="0"/>
          <w:color w:val="auto"/>
        </w:rPr>
        <w:t>则，</w:t>
      </w:r>
      <w:r w:rsidR="00426250">
        <w:rPr>
          <w:rFonts w:ascii="Arial" w:hAnsi="Arial" w:cs="Arial"/>
          <w:i w:val="0"/>
          <w:color w:val="auto"/>
        </w:rPr>
        <w:t>退出咨询窗口后，无法再次进入。需</w:t>
      </w:r>
      <w:r w:rsidR="00426250">
        <w:rPr>
          <w:rFonts w:ascii="Arial" w:hAnsi="Arial" w:cs="Arial" w:hint="eastAsia"/>
          <w:i w:val="0"/>
          <w:color w:val="auto"/>
        </w:rPr>
        <w:t>重新付费</w:t>
      </w:r>
      <w:r w:rsidR="00426250">
        <w:rPr>
          <w:rFonts w:ascii="Arial" w:hAnsi="Arial" w:cs="Arial"/>
          <w:i w:val="0"/>
          <w:color w:val="auto"/>
        </w:rPr>
        <w:t>。即订单状态</w:t>
      </w:r>
      <w:r w:rsidR="00582155">
        <w:rPr>
          <w:rFonts w:ascii="Arial" w:hAnsi="Arial" w:cs="Arial" w:hint="eastAsia"/>
          <w:i w:val="0"/>
          <w:color w:val="auto"/>
        </w:rPr>
        <w:t>由</w:t>
      </w:r>
      <w:r w:rsidR="00582155">
        <w:rPr>
          <w:rFonts w:ascii="Arial" w:hAnsi="Arial" w:cs="Arial"/>
          <w:i w:val="0"/>
          <w:color w:val="auto"/>
        </w:rPr>
        <w:t>进行中</w:t>
      </w:r>
      <w:r w:rsidR="00426250">
        <w:rPr>
          <w:rFonts w:ascii="Arial" w:hAnsi="Arial" w:cs="Arial"/>
          <w:i w:val="0"/>
          <w:color w:val="auto"/>
        </w:rPr>
        <w:t>切换为已完成。</w:t>
      </w:r>
    </w:p>
    <w:p w:rsidR="00AC554B" w:rsidRDefault="00AC554B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AC554B" w:rsidRDefault="00AC554B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36AA1516" wp14:editId="6008C55F">
            <wp:extent cx="5943600" cy="34226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F5" w:rsidRPr="004C0DEB" w:rsidRDefault="00EC46F5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DEB" w:rsidRPr="0028283F" w:rsidRDefault="004C0DEB" w:rsidP="006410DF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Default="000E4C67" w:rsidP="006410DF">
      <w:pPr>
        <w:spacing w:afterLines="50" w:after="156"/>
        <w:ind w:firstLineChars="205" w:firstLine="430"/>
        <w:rPr>
          <w:rFonts w:ascii="Arial" w:hAnsi="Arial" w:cs="Arial"/>
          <w:i/>
        </w:rPr>
      </w:pPr>
      <w:r>
        <w:rPr>
          <w:rFonts w:ascii="Arial" w:hAnsi="Arial" w:cs="Arial" w:hint="eastAsia"/>
          <w:i/>
        </w:rPr>
        <w:t>整体</w:t>
      </w:r>
      <w:r>
        <w:rPr>
          <w:rFonts w:ascii="Arial" w:hAnsi="Arial" w:cs="Arial"/>
          <w:i/>
        </w:rPr>
        <w:t>页面结构和操作流程参考微信，仅参考</w:t>
      </w:r>
      <w:r w:rsidR="004906A4">
        <w:rPr>
          <w:rFonts w:ascii="Arial" w:hAnsi="Arial" w:cs="Arial" w:hint="eastAsia"/>
          <w:i/>
        </w:rPr>
        <w:t>需要</w:t>
      </w:r>
      <w:r>
        <w:rPr>
          <w:rFonts w:ascii="Arial" w:hAnsi="Arial" w:cs="Arial" w:hint="eastAsia"/>
          <w:i/>
        </w:rPr>
        <w:t>支持</w:t>
      </w:r>
      <w:r>
        <w:rPr>
          <w:rFonts w:ascii="Arial" w:hAnsi="Arial" w:cs="Arial"/>
          <w:i/>
        </w:rPr>
        <w:t>部分功能。</w:t>
      </w:r>
    </w:p>
    <w:p w:rsidR="004C04DD" w:rsidRPr="004C04DD" w:rsidRDefault="00E41771" w:rsidP="004C04D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r>
        <w:rPr>
          <w:rFonts w:cs="Arial" w:hint="eastAsia"/>
          <w:szCs w:val="28"/>
        </w:rPr>
        <w:t>医生端</w:t>
      </w:r>
      <w:r w:rsidR="004C04DD" w:rsidRPr="004C0DEB">
        <w:rPr>
          <w:rFonts w:cs="Arial"/>
          <w:szCs w:val="28"/>
        </w:rPr>
        <w:t xml:space="preserve">  </w:t>
      </w:r>
      <w:r>
        <w:rPr>
          <w:rFonts w:cs="Arial" w:hint="eastAsia"/>
          <w:szCs w:val="28"/>
        </w:rPr>
        <w:t>首页</w:t>
      </w:r>
      <w:r>
        <w:rPr>
          <w:rFonts w:cs="Arial"/>
          <w:szCs w:val="28"/>
        </w:rPr>
        <w:t>模块</w:t>
      </w:r>
    </w:p>
    <w:p w:rsidR="004C04DD" w:rsidRPr="006410DF" w:rsidRDefault="004C04DD" w:rsidP="004C04DD">
      <w:pPr>
        <w:pStyle w:val="3"/>
      </w:pPr>
      <w:r w:rsidRPr="006410DF">
        <w:t>产品概述</w:t>
      </w:r>
    </w:p>
    <w:p w:rsidR="004C04DD" w:rsidRPr="00D339EE" w:rsidRDefault="00E41771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首页</w:t>
      </w:r>
      <w:r>
        <w:rPr>
          <w:rFonts w:ascii="Arial" w:hAnsi="Arial" w:cs="Arial"/>
          <w:i w:val="0"/>
          <w:color w:val="auto"/>
        </w:rPr>
        <w:t>模块主要完成</w:t>
      </w:r>
      <w:proofErr w:type="gramStart"/>
      <w:r>
        <w:rPr>
          <w:rFonts w:ascii="Arial" w:hAnsi="Arial" w:cs="Arial"/>
          <w:i w:val="0"/>
          <w:color w:val="auto"/>
        </w:rPr>
        <w:t>医</w:t>
      </w:r>
      <w:proofErr w:type="gramEnd"/>
      <w:r>
        <w:rPr>
          <w:rFonts w:ascii="Arial" w:hAnsi="Arial" w:cs="Arial"/>
          <w:i w:val="0"/>
          <w:color w:val="auto"/>
        </w:rPr>
        <w:t>患沟通服务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附带任务消息通知功能。</w:t>
      </w:r>
    </w:p>
    <w:p w:rsidR="004C04DD" w:rsidRPr="004C0DEB" w:rsidRDefault="004C04DD" w:rsidP="004C04DD">
      <w:pPr>
        <w:pStyle w:val="3"/>
      </w:pPr>
      <w:r w:rsidRPr="004C0DEB">
        <w:t>产品</w:t>
      </w:r>
      <w:r w:rsidRPr="004C0DEB">
        <w:rPr>
          <w:rFonts w:hint="eastAsia"/>
        </w:rPr>
        <w:t>结构</w:t>
      </w:r>
      <w:r>
        <w:rPr>
          <w:rFonts w:hint="eastAsia"/>
        </w:rPr>
        <w:t>（功能摘要）</w:t>
      </w:r>
    </w:p>
    <w:p w:rsidR="004C04DD" w:rsidRDefault="00E41771" w:rsidP="00B00763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</w:t>
      </w:r>
      <w:r>
        <w:rPr>
          <w:rFonts w:ascii="Arial" w:hAnsi="Arial" w:cs="Arial"/>
          <w:i w:val="0"/>
          <w:color w:val="auto"/>
        </w:rPr>
        <w:t>&amp;</w:t>
      </w:r>
      <w:r>
        <w:rPr>
          <w:rFonts w:ascii="Arial" w:hAnsi="Arial" w:cs="Arial"/>
          <w:i w:val="0"/>
          <w:color w:val="auto"/>
        </w:rPr>
        <w:t>消息通知：</w:t>
      </w:r>
      <w:r w:rsidRPr="00E41771">
        <w:rPr>
          <w:rFonts w:ascii="Arial" w:hAnsi="Arial" w:cs="Arial" w:hint="eastAsia"/>
          <w:i w:val="0"/>
          <w:color w:val="auto"/>
        </w:rPr>
        <w:t>提供系统推送消息、订单任务消息、以及舌</w:t>
      </w:r>
      <w:proofErr w:type="gramStart"/>
      <w:r w:rsidRPr="00E41771">
        <w:rPr>
          <w:rFonts w:ascii="Arial" w:hAnsi="Arial" w:cs="Arial" w:hint="eastAsia"/>
          <w:i w:val="0"/>
          <w:color w:val="auto"/>
        </w:rPr>
        <w:t>象</w:t>
      </w:r>
      <w:proofErr w:type="gramEnd"/>
      <w:r w:rsidRPr="00E41771">
        <w:rPr>
          <w:rFonts w:ascii="Arial" w:hAnsi="Arial" w:cs="Arial" w:hint="eastAsia"/>
          <w:i w:val="0"/>
          <w:color w:val="auto"/>
        </w:rPr>
        <w:t>分析入口（舌相分析消息通知，后台无</w:t>
      </w:r>
      <w:r w:rsidRPr="00E41771">
        <w:rPr>
          <w:rFonts w:ascii="Arial" w:hAnsi="Arial" w:cs="Arial" w:hint="eastAsia"/>
          <w:i w:val="0"/>
          <w:color w:val="auto"/>
        </w:rPr>
        <w:t>AI</w:t>
      </w:r>
      <w:r w:rsidRPr="00E41771">
        <w:rPr>
          <w:rFonts w:ascii="Arial" w:hAnsi="Arial" w:cs="Arial" w:hint="eastAsia"/>
          <w:i w:val="0"/>
          <w:color w:val="auto"/>
        </w:rPr>
        <w:t>时暂用）</w:t>
      </w:r>
    </w:p>
    <w:p w:rsidR="00E41771" w:rsidRPr="00D339EE" w:rsidRDefault="00E41771" w:rsidP="00B00763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 w:hint="eastAsia"/>
          <w:i w:val="0"/>
          <w:color w:val="auto"/>
        </w:rPr>
      </w:pPr>
      <w:r w:rsidRPr="00E41771">
        <w:rPr>
          <w:rFonts w:ascii="Arial" w:hAnsi="Arial" w:cs="Arial" w:hint="eastAsia"/>
          <w:i w:val="0"/>
          <w:color w:val="auto"/>
        </w:rPr>
        <w:t>IM</w:t>
      </w:r>
      <w:r w:rsidRPr="00E41771">
        <w:rPr>
          <w:rFonts w:ascii="Arial" w:hAnsi="Arial" w:cs="Arial" w:hint="eastAsia"/>
          <w:i w:val="0"/>
          <w:color w:val="auto"/>
        </w:rPr>
        <w:t>聊天</w:t>
      </w:r>
      <w:r>
        <w:rPr>
          <w:rFonts w:ascii="Arial" w:hAnsi="Arial" w:cs="Arial" w:hint="eastAsia"/>
          <w:i w:val="0"/>
          <w:color w:val="auto"/>
        </w:rPr>
        <w:t>：</w:t>
      </w:r>
      <w:r w:rsidRPr="00E41771">
        <w:rPr>
          <w:rFonts w:ascii="Arial" w:hAnsi="Arial" w:cs="Arial" w:hint="eastAsia"/>
          <w:i w:val="0"/>
          <w:color w:val="auto"/>
        </w:rPr>
        <w:t>IM</w:t>
      </w:r>
      <w:r w:rsidRPr="00E41771">
        <w:rPr>
          <w:rFonts w:ascii="Arial" w:hAnsi="Arial" w:cs="Arial" w:hint="eastAsia"/>
          <w:i w:val="0"/>
          <w:color w:val="auto"/>
        </w:rPr>
        <w:t>对话功能，包含，文字、图片、语音。附带推荐商品功能，即分享链接。</w:t>
      </w:r>
    </w:p>
    <w:p w:rsidR="004C04DD" w:rsidRPr="004C0DEB" w:rsidRDefault="004C04DD" w:rsidP="004C04DD">
      <w:pPr>
        <w:pStyle w:val="3"/>
      </w:pPr>
      <w:r w:rsidRPr="004C0DEB">
        <w:rPr>
          <w:rFonts w:hint="eastAsia"/>
        </w:rPr>
        <w:lastRenderedPageBreak/>
        <w:t>状态说明</w:t>
      </w:r>
    </w:p>
    <w:p w:rsidR="004C04DD" w:rsidRPr="00D339EE" w:rsidRDefault="00E41771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参考患者端</w:t>
      </w:r>
      <w:r>
        <w:rPr>
          <w:rFonts w:ascii="Arial" w:hAnsi="Arial" w:cs="Arial"/>
          <w:i w:val="0"/>
          <w:color w:val="auto"/>
        </w:rPr>
        <w:t>订单状态</w:t>
      </w:r>
      <w:r>
        <w:rPr>
          <w:rFonts w:ascii="Arial" w:hAnsi="Arial" w:cs="Arial" w:hint="eastAsia"/>
          <w:i w:val="0"/>
          <w:color w:val="auto"/>
        </w:rPr>
        <w:t>。</w:t>
      </w:r>
    </w:p>
    <w:p w:rsidR="004C04DD" w:rsidRDefault="004C04DD" w:rsidP="004C04DD">
      <w:pPr>
        <w:pStyle w:val="3"/>
      </w:pPr>
      <w:r w:rsidRPr="00945A4B">
        <w:t>特性</w:t>
      </w:r>
      <w:r>
        <w:rPr>
          <w:rFonts w:hint="eastAsia"/>
        </w:rPr>
        <w:t>说明</w:t>
      </w:r>
    </w:p>
    <w:p w:rsidR="004C04DD" w:rsidRPr="004C0DEB" w:rsidRDefault="004C04DD" w:rsidP="00E536F0">
      <w:pPr>
        <w:pStyle w:val="4"/>
      </w:pPr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536F0" w:rsidRPr="00E536F0">
        <w:rPr>
          <w:rFonts w:hint="eastAsia"/>
        </w:rPr>
        <w:t>订单</w:t>
      </w:r>
      <w:r w:rsidR="00E536F0" w:rsidRPr="00E536F0">
        <w:rPr>
          <w:rFonts w:hint="eastAsia"/>
        </w:rPr>
        <w:t>&amp;</w:t>
      </w:r>
      <w:r w:rsidR="00E536F0" w:rsidRPr="00E536F0">
        <w:rPr>
          <w:rFonts w:hint="eastAsia"/>
        </w:rPr>
        <w:t>消息通知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Default="00E536F0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登陆</w:t>
      </w:r>
      <w:r>
        <w:rPr>
          <w:rFonts w:ascii="Arial" w:hAnsi="Arial" w:cs="Arial"/>
          <w:i w:val="0"/>
          <w:color w:val="auto"/>
        </w:rPr>
        <w:t>App</w:t>
      </w:r>
      <w:r>
        <w:rPr>
          <w:rFonts w:ascii="Arial" w:hAnsi="Arial" w:cs="Arial" w:hint="eastAsia"/>
          <w:i w:val="0"/>
          <w:color w:val="auto"/>
        </w:rPr>
        <w:t>之后</w:t>
      </w:r>
      <w:r>
        <w:rPr>
          <w:rFonts w:ascii="Arial" w:hAnsi="Arial" w:cs="Arial"/>
          <w:i w:val="0"/>
          <w:color w:val="auto"/>
        </w:rPr>
        <w:t>，由系统</w:t>
      </w:r>
      <w:r>
        <w:rPr>
          <w:rFonts w:ascii="Arial" w:hAnsi="Arial" w:cs="Arial" w:hint="eastAsia"/>
          <w:i w:val="0"/>
          <w:color w:val="auto"/>
        </w:rPr>
        <w:t>后台</w:t>
      </w:r>
      <w:r>
        <w:rPr>
          <w:rFonts w:ascii="Arial" w:hAnsi="Arial" w:cs="Arial"/>
          <w:i w:val="0"/>
          <w:color w:val="auto"/>
        </w:rPr>
        <w:t>发送</w:t>
      </w:r>
      <w:r>
        <w:rPr>
          <w:rFonts w:ascii="Arial" w:hAnsi="Arial" w:cs="Arial" w:hint="eastAsia"/>
          <w:i w:val="0"/>
          <w:color w:val="auto"/>
        </w:rPr>
        <w:t>已付款</w:t>
      </w:r>
      <w:r>
        <w:rPr>
          <w:rFonts w:ascii="Arial" w:hAnsi="Arial" w:cs="Arial"/>
          <w:i w:val="0"/>
          <w:color w:val="auto"/>
        </w:rPr>
        <w:t>订单消息</w:t>
      </w:r>
      <w:r>
        <w:rPr>
          <w:rFonts w:ascii="Arial" w:hAnsi="Arial" w:cs="Arial" w:hint="eastAsia"/>
          <w:i w:val="0"/>
          <w:color w:val="auto"/>
        </w:rPr>
        <w:t>给</w:t>
      </w:r>
      <w:r>
        <w:rPr>
          <w:rFonts w:ascii="Arial" w:hAnsi="Arial" w:cs="Arial"/>
          <w:i w:val="0"/>
          <w:color w:val="auto"/>
        </w:rPr>
        <w:t>患者选定医生。</w:t>
      </w:r>
      <w:r>
        <w:rPr>
          <w:rFonts w:ascii="Arial" w:hAnsi="Arial" w:cs="Arial" w:hint="eastAsia"/>
          <w:i w:val="0"/>
          <w:color w:val="auto"/>
        </w:rPr>
        <w:t>建立</w:t>
      </w:r>
      <w:proofErr w:type="gramStart"/>
      <w:r>
        <w:rPr>
          <w:rFonts w:ascii="Arial" w:hAnsi="Arial" w:cs="Arial" w:hint="eastAsia"/>
          <w:i w:val="0"/>
          <w:color w:val="auto"/>
        </w:rPr>
        <w:t>医</w:t>
      </w:r>
      <w:proofErr w:type="gramEnd"/>
      <w:r>
        <w:rPr>
          <w:rFonts w:ascii="Arial" w:hAnsi="Arial" w:cs="Arial" w:hint="eastAsia"/>
          <w:i w:val="0"/>
          <w:color w:val="auto"/>
        </w:rPr>
        <w:t>患沟通链接</w:t>
      </w:r>
      <w:r>
        <w:rPr>
          <w:rFonts w:ascii="Arial" w:hAnsi="Arial" w:cs="Arial"/>
          <w:i w:val="0"/>
          <w:color w:val="auto"/>
        </w:rPr>
        <w:t>。</w:t>
      </w:r>
    </w:p>
    <w:p w:rsidR="008E5FFC" w:rsidRPr="004C0DEB" w:rsidRDefault="008E5FFC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或者</w:t>
      </w:r>
      <w:r>
        <w:rPr>
          <w:rFonts w:ascii="Arial" w:hAnsi="Arial" w:cs="Arial"/>
          <w:i w:val="0"/>
          <w:color w:val="auto"/>
        </w:rPr>
        <w:t>系统推送其它通知消息</w:t>
      </w:r>
      <w:r w:rsidR="00051A07">
        <w:rPr>
          <w:rFonts w:ascii="Arial" w:hAnsi="Arial" w:cs="Arial" w:hint="eastAsia"/>
          <w:i w:val="0"/>
          <w:color w:val="auto"/>
        </w:rPr>
        <w:t>：</w:t>
      </w:r>
      <w:r w:rsidR="00051A07">
        <w:rPr>
          <w:rFonts w:ascii="Arial" w:hAnsi="Arial" w:cs="Arial"/>
          <w:i w:val="0"/>
          <w:color w:val="auto"/>
        </w:rPr>
        <w:t>软件升级</w:t>
      </w:r>
      <w:r w:rsidR="00416119">
        <w:rPr>
          <w:rFonts w:ascii="Arial" w:hAnsi="Arial" w:cs="Arial" w:hint="eastAsia"/>
          <w:i w:val="0"/>
          <w:color w:val="auto"/>
        </w:rPr>
        <w:t>提醒</w:t>
      </w:r>
      <w:r w:rsidR="00051A07">
        <w:rPr>
          <w:rFonts w:ascii="Arial" w:hAnsi="Arial" w:cs="Arial"/>
          <w:i w:val="0"/>
          <w:color w:val="auto"/>
        </w:rPr>
        <w:t>，</w:t>
      </w:r>
      <w:r w:rsidR="00B2404E">
        <w:rPr>
          <w:rFonts w:ascii="Arial" w:hAnsi="Arial" w:cs="Arial" w:hint="eastAsia"/>
          <w:i w:val="0"/>
          <w:color w:val="auto"/>
        </w:rPr>
        <w:t>执业医师</w:t>
      </w:r>
      <w:r w:rsidR="00B2404E">
        <w:rPr>
          <w:rFonts w:ascii="Arial" w:hAnsi="Arial" w:cs="Arial"/>
          <w:i w:val="0"/>
          <w:color w:val="auto"/>
        </w:rPr>
        <w:t>资质报备</w:t>
      </w:r>
      <w:r w:rsidR="00051A07">
        <w:rPr>
          <w:rFonts w:ascii="Arial" w:hAnsi="Arial" w:cs="Arial"/>
          <w:i w:val="0"/>
          <w:color w:val="auto"/>
        </w:rPr>
        <w:t>审核通过。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Default="008E5FFC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</w:t>
      </w:r>
      <w:r>
        <w:rPr>
          <w:rFonts w:ascii="Arial" w:hAnsi="Arial" w:cs="Arial"/>
          <w:i w:val="0"/>
          <w:color w:val="auto"/>
        </w:rPr>
        <w:t>已付款，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用户为患者下单绑定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。</w:t>
      </w:r>
      <w:r>
        <w:rPr>
          <w:rFonts w:ascii="Arial" w:hAnsi="Arial" w:cs="Arial" w:hint="eastAsia"/>
          <w:i w:val="0"/>
          <w:color w:val="auto"/>
        </w:rPr>
        <w:t>且</w:t>
      </w:r>
      <w:r>
        <w:rPr>
          <w:rFonts w:ascii="Arial" w:hAnsi="Arial" w:cs="Arial"/>
          <w:i w:val="0"/>
          <w:color w:val="auto"/>
        </w:rPr>
        <w:t>医生已登录</w:t>
      </w:r>
      <w:r>
        <w:rPr>
          <w:rFonts w:ascii="Arial" w:hAnsi="Arial" w:cs="Arial"/>
          <w:i w:val="0"/>
          <w:color w:val="auto"/>
        </w:rPr>
        <w:t>App</w:t>
      </w:r>
      <w:r>
        <w:rPr>
          <w:rFonts w:ascii="Arial" w:hAnsi="Arial" w:cs="Arial"/>
          <w:i w:val="0"/>
          <w:color w:val="auto"/>
        </w:rPr>
        <w:t>。</w:t>
      </w:r>
    </w:p>
    <w:p w:rsidR="00B2404E" w:rsidRPr="004C0DEB" w:rsidRDefault="00B2404E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bookmarkStart w:id="35" w:name="_GoBack"/>
      <w:bookmarkEnd w:id="35"/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4C0DEB" w:rsidRDefault="004C04DD" w:rsidP="004C04DD">
      <w:pPr>
        <w:spacing w:afterLines="50" w:after="156"/>
        <w:ind w:firstLineChars="205" w:firstLine="430"/>
        <w:rPr>
          <w:rFonts w:ascii="Arial" w:hAnsi="Arial" w:cs="Arial"/>
        </w:rPr>
      </w:pPr>
    </w:p>
    <w:p w:rsidR="004C04DD" w:rsidRPr="004C0DEB" w:rsidRDefault="004C04DD" w:rsidP="004C04DD">
      <w:pPr>
        <w:pStyle w:val="4"/>
        <w:ind w:leftChars="135" w:left="283"/>
      </w:pPr>
      <w:r w:rsidRPr="004C0DEB">
        <w:t>特性</w:t>
      </w:r>
      <w:r>
        <w:rPr>
          <w:rFonts w:hint="eastAsia"/>
        </w:rPr>
        <w:t>2</w:t>
      </w:r>
      <w:r w:rsidRPr="004C0DEB">
        <w:rPr>
          <w:rFonts w:hint="eastAsia"/>
        </w:rPr>
        <w:t>：功能点</w:t>
      </w:r>
      <w:r w:rsidRPr="004C0DEB">
        <w:rPr>
          <w:rFonts w:hint="eastAsia"/>
        </w:rPr>
        <w:t>2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4C0DEB" w:rsidRDefault="004C04DD" w:rsidP="004C04D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r w:rsidRPr="004C0DEB">
        <w:rPr>
          <w:rFonts w:cs="Arial"/>
          <w:szCs w:val="28"/>
        </w:rPr>
        <w:t>第</w:t>
      </w:r>
      <w:r w:rsidRPr="004C0DEB">
        <w:rPr>
          <w:rFonts w:cs="Arial" w:hint="eastAsia"/>
          <w:szCs w:val="28"/>
        </w:rPr>
        <w:t>二</w:t>
      </w:r>
      <w:r w:rsidRPr="004C0DEB">
        <w:rPr>
          <w:rFonts w:cs="Arial"/>
          <w:szCs w:val="28"/>
        </w:rPr>
        <w:t>部分</w:t>
      </w:r>
      <w:r w:rsidRPr="004C0DEB">
        <w:rPr>
          <w:rFonts w:cs="Arial"/>
          <w:szCs w:val="28"/>
        </w:rPr>
        <w:t xml:space="preserve">  </w:t>
      </w:r>
      <w:r w:rsidRPr="004C0DEB">
        <w:rPr>
          <w:rFonts w:cs="Arial" w:hint="eastAsia"/>
          <w:szCs w:val="28"/>
        </w:rPr>
        <w:t>功能模块</w:t>
      </w:r>
      <w:r w:rsidRPr="004C0DEB">
        <w:rPr>
          <w:rFonts w:cs="Arial" w:hint="eastAsia"/>
          <w:szCs w:val="28"/>
        </w:rPr>
        <w:t>2</w:t>
      </w:r>
    </w:p>
    <w:p w:rsidR="004C04DD" w:rsidRPr="006410DF" w:rsidRDefault="004C04DD" w:rsidP="004C04DD">
      <w:pPr>
        <w:pStyle w:val="3"/>
      </w:pPr>
      <w:r w:rsidRPr="006410DF">
        <w:t>产品概述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4C0DEB" w:rsidRDefault="004C04DD" w:rsidP="004C04DD">
      <w:pPr>
        <w:pStyle w:val="3"/>
      </w:pPr>
      <w:r w:rsidRPr="004C0DEB">
        <w:t>产品</w:t>
      </w:r>
      <w:r w:rsidRPr="004C0DEB">
        <w:rPr>
          <w:rFonts w:hint="eastAsia"/>
        </w:rPr>
        <w:t>结构</w:t>
      </w:r>
      <w:r>
        <w:rPr>
          <w:rFonts w:hint="eastAsia"/>
        </w:rPr>
        <w:t>（功能摘要）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4C0DEB" w:rsidRDefault="004C04DD" w:rsidP="004C04DD">
      <w:pPr>
        <w:pStyle w:val="3"/>
      </w:pPr>
      <w:r w:rsidRPr="004C0DEB">
        <w:rPr>
          <w:rFonts w:hint="eastAsia"/>
        </w:rPr>
        <w:t>状态说明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pStyle w:val="3"/>
      </w:pPr>
      <w:r w:rsidRPr="00945A4B">
        <w:t>特性</w:t>
      </w:r>
      <w:r>
        <w:rPr>
          <w:rFonts w:hint="eastAsia"/>
        </w:rPr>
        <w:t>说明</w:t>
      </w:r>
    </w:p>
    <w:p w:rsidR="004C04DD" w:rsidRPr="004C0DEB" w:rsidRDefault="004C04DD" w:rsidP="004C04DD">
      <w:pPr>
        <w:pStyle w:val="4"/>
        <w:ind w:leftChars="135" w:left="283"/>
      </w:pPr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4C0DEB">
        <w:rPr>
          <w:rFonts w:hint="eastAsia"/>
        </w:rPr>
        <w:t>功能点</w:t>
      </w:r>
      <w:r w:rsidRPr="004C0DEB">
        <w:rPr>
          <w:rFonts w:hint="eastAsia"/>
        </w:rPr>
        <w:t>1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4C0DEB" w:rsidRDefault="004C04DD" w:rsidP="004C04DD">
      <w:pPr>
        <w:spacing w:afterLines="50" w:after="156"/>
        <w:ind w:firstLineChars="205" w:firstLine="430"/>
        <w:rPr>
          <w:rFonts w:ascii="Arial" w:hAnsi="Arial" w:cs="Arial"/>
        </w:rPr>
      </w:pPr>
    </w:p>
    <w:p w:rsidR="004C04DD" w:rsidRPr="004C0DEB" w:rsidRDefault="004C04DD" w:rsidP="004C04DD">
      <w:pPr>
        <w:pStyle w:val="4"/>
        <w:ind w:leftChars="135" w:left="283"/>
      </w:pPr>
      <w:r w:rsidRPr="004C0DEB">
        <w:t>特性</w:t>
      </w:r>
      <w:r>
        <w:rPr>
          <w:rFonts w:hint="eastAsia"/>
        </w:rPr>
        <w:t>2</w:t>
      </w:r>
      <w:r w:rsidRPr="004C0DEB">
        <w:rPr>
          <w:rFonts w:hint="eastAsia"/>
        </w:rPr>
        <w:t>：功能点</w:t>
      </w:r>
      <w:r w:rsidRPr="004C0DEB">
        <w:rPr>
          <w:rFonts w:hint="eastAsia"/>
        </w:rPr>
        <w:t>2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6410DF" w:rsidRDefault="004C04DD" w:rsidP="004C04DD">
      <w:pPr>
        <w:spacing w:afterLines="50" w:after="156"/>
        <w:ind w:firstLineChars="205" w:firstLine="430"/>
        <w:rPr>
          <w:rFonts w:ascii="Arial" w:hAnsi="Arial" w:cs="Arial"/>
          <w:i/>
        </w:rPr>
      </w:pPr>
    </w:p>
    <w:p w:rsidR="004C04DD" w:rsidRPr="004C0DEB" w:rsidRDefault="00656574" w:rsidP="004C04D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r>
        <w:rPr>
          <w:rFonts w:cs="Arial" w:hint="eastAsia"/>
          <w:szCs w:val="28"/>
        </w:rPr>
        <w:t>模板</w:t>
      </w:r>
      <w:r>
        <w:rPr>
          <w:rFonts w:cs="Arial"/>
          <w:szCs w:val="28"/>
        </w:rPr>
        <w:t>部分</w:t>
      </w:r>
      <w:r w:rsidR="004C04DD" w:rsidRPr="004C0DEB">
        <w:rPr>
          <w:rFonts w:cs="Arial"/>
          <w:szCs w:val="28"/>
        </w:rPr>
        <w:t xml:space="preserve">  </w:t>
      </w:r>
      <w:r>
        <w:rPr>
          <w:rFonts w:cs="Arial" w:hint="eastAsia"/>
          <w:szCs w:val="28"/>
        </w:rPr>
        <w:t>模板</w:t>
      </w:r>
      <w:r>
        <w:rPr>
          <w:rFonts w:cs="Arial"/>
          <w:szCs w:val="28"/>
        </w:rPr>
        <w:t>功能</w:t>
      </w:r>
    </w:p>
    <w:p w:rsidR="004C04DD" w:rsidRPr="006410DF" w:rsidRDefault="004C04DD" w:rsidP="004C04DD">
      <w:pPr>
        <w:pStyle w:val="3"/>
      </w:pPr>
      <w:r w:rsidRPr="006410DF">
        <w:t>产品概述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4C0DEB" w:rsidRDefault="004C04DD" w:rsidP="004C04DD">
      <w:pPr>
        <w:pStyle w:val="3"/>
      </w:pPr>
      <w:r w:rsidRPr="004C0DEB">
        <w:t>产品</w:t>
      </w:r>
      <w:r w:rsidRPr="004C0DEB">
        <w:rPr>
          <w:rFonts w:hint="eastAsia"/>
        </w:rPr>
        <w:t>结构</w:t>
      </w:r>
      <w:r>
        <w:rPr>
          <w:rFonts w:hint="eastAsia"/>
        </w:rPr>
        <w:t>（功能摘要）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4C0DEB" w:rsidRDefault="004C04DD" w:rsidP="004C04DD">
      <w:pPr>
        <w:pStyle w:val="3"/>
      </w:pPr>
      <w:r w:rsidRPr="004C0DEB">
        <w:rPr>
          <w:rFonts w:hint="eastAsia"/>
        </w:rPr>
        <w:t>状态说明</w:t>
      </w:r>
    </w:p>
    <w:p w:rsidR="004C04DD" w:rsidRPr="00D339EE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pStyle w:val="3"/>
      </w:pPr>
      <w:r w:rsidRPr="00945A4B">
        <w:t>特性</w:t>
      </w:r>
      <w:r>
        <w:rPr>
          <w:rFonts w:hint="eastAsia"/>
        </w:rPr>
        <w:t>说明</w:t>
      </w:r>
    </w:p>
    <w:p w:rsidR="004C04DD" w:rsidRPr="004C0DEB" w:rsidRDefault="004C04DD" w:rsidP="004C04DD">
      <w:pPr>
        <w:pStyle w:val="4"/>
        <w:ind w:leftChars="135" w:left="283"/>
      </w:pPr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4C0DEB">
        <w:rPr>
          <w:rFonts w:hint="eastAsia"/>
        </w:rPr>
        <w:t>功能点</w:t>
      </w:r>
      <w:r w:rsidRPr="004C0DEB">
        <w:rPr>
          <w:rFonts w:hint="eastAsia"/>
        </w:rPr>
        <w:t>1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4C0DEB" w:rsidRDefault="004C04DD" w:rsidP="004C04DD">
      <w:pPr>
        <w:spacing w:afterLines="50" w:after="156"/>
        <w:ind w:firstLineChars="205" w:firstLine="430"/>
        <w:rPr>
          <w:rFonts w:ascii="Arial" w:hAnsi="Arial" w:cs="Arial"/>
        </w:rPr>
      </w:pPr>
    </w:p>
    <w:p w:rsidR="004C04DD" w:rsidRPr="004C0DEB" w:rsidRDefault="004C04DD" w:rsidP="004C04DD">
      <w:pPr>
        <w:pStyle w:val="4"/>
        <w:ind w:leftChars="135" w:left="283"/>
      </w:pPr>
      <w:r w:rsidRPr="004C0DEB">
        <w:t>特性</w:t>
      </w:r>
      <w:r>
        <w:rPr>
          <w:rFonts w:hint="eastAsia"/>
        </w:rPr>
        <w:t>2</w:t>
      </w:r>
      <w:r w:rsidRPr="004C0DEB">
        <w:rPr>
          <w:rFonts w:hint="eastAsia"/>
        </w:rPr>
        <w:t>：功能点</w:t>
      </w:r>
      <w:r w:rsidRPr="004C0DEB">
        <w:rPr>
          <w:rFonts w:hint="eastAsia"/>
        </w:rPr>
        <w:t>2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（用例图、时序图）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4DD" w:rsidRPr="004C0DEB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6410DF" w:rsidRDefault="004C04DD" w:rsidP="004C04DD">
      <w:pPr>
        <w:spacing w:afterLines="50" w:after="156"/>
        <w:ind w:firstLineChars="205" w:firstLine="430"/>
        <w:rPr>
          <w:rFonts w:ascii="Arial" w:hAnsi="Arial" w:cs="Arial"/>
          <w:i/>
        </w:rPr>
      </w:pPr>
    </w:p>
    <w:p w:rsidR="004C04DD" w:rsidRPr="006410DF" w:rsidRDefault="004C04DD" w:rsidP="004C04DD">
      <w:pPr>
        <w:spacing w:afterLines="50" w:after="156"/>
        <w:ind w:firstLineChars="205" w:firstLine="430"/>
        <w:rPr>
          <w:rFonts w:ascii="Arial" w:hAnsi="Arial" w:cs="Arial"/>
          <w:i/>
        </w:rPr>
      </w:pPr>
    </w:p>
    <w:p w:rsidR="004C04DD" w:rsidRPr="006410DF" w:rsidRDefault="004C04DD" w:rsidP="006410DF">
      <w:pPr>
        <w:spacing w:afterLines="50" w:after="156"/>
        <w:ind w:firstLineChars="205" w:firstLine="430"/>
        <w:rPr>
          <w:rFonts w:ascii="Arial" w:hAnsi="Arial" w:cs="Arial"/>
          <w:i/>
        </w:rPr>
      </w:pPr>
    </w:p>
    <w:p w:rsidR="003B54DB" w:rsidRPr="003247F2" w:rsidRDefault="00FA181F" w:rsidP="003B54DB">
      <w:pPr>
        <w:pStyle w:val="1"/>
        <w:rPr>
          <w:rFonts w:ascii="Arial" w:hAnsi="Arial" w:cs="Arial"/>
        </w:rPr>
      </w:pPr>
      <w:bookmarkStart w:id="36" w:name="_Toc249267348"/>
      <w:bookmarkStart w:id="37" w:name="_Toc249414527"/>
      <w:bookmarkStart w:id="38" w:name="_Toc249414639"/>
      <w:bookmarkStart w:id="39" w:name="_Toc249501941"/>
      <w:bookmarkStart w:id="40" w:name="_Toc249502105"/>
      <w:bookmarkStart w:id="41" w:name="_Toc250472028"/>
      <w:bookmarkStart w:id="42" w:name="_Toc250472157"/>
      <w:bookmarkStart w:id="43" w:name="_Toc253863814"/>
      <w:bookmarkStart w:id="44" w:name="_Toc263801786"/>
      <w:r w:rsidRPr="003247F2">
        <w:rPr>
          <w:rFonts w:ascii="Arial" w:hAnsi="Arial" w:cs="Arial"/>
        </w:rPr>
        <w:t>其它产品</w:t>
      </w:r>
      <w:r w:rsidR="003B54DB" w:rsidRPr="003247F2">
        <w:rPr>
          <w:rFonts w:ascii="Arial" w:hAnsi="Arial" w:cs="Arial"/>
        </w:rPr>
        <w:t>需求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3B54DB" w:rsidRPr="003247F2" w:rsidRDefault="003B54D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45" w:name="_Toc249267349"/>
      <w:bookmarkStart w:id="46" w:name="_Toc249414528"/>
      <w:bookmarkStart w:id="47" w:name="_Toc249414640"/>
      <w:bookmarkStart w:id="48" w:name="_Toc249501942"/>
      <w:bookmarkStart w:id="49" w:name="_Toc249502106"/>
      <w:bookmarkStart w:id="50" w:name="_Toc250472029"/>
      <w:bookmarkStart w:id="51" w:name="_Toc250472158"/>
      <w:bookmarkStart w:id="52" w:name="_Toc253863815"/>
      <w:bookmarkStart w:id="53" w:name="_Toc263801787"/>
      <w:r w:rsidRPr="003247F2">
        <w:rPr>
          <w:rFonts w:cs="Arial"/>
        </w:rPr>
        <w:t>性能需求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00E55" w:rsidRPr="00927AE2" w:rsidRDefault="00210BFA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54" w:name="_Toc249501946"/>
      <w:bookmarkStart w:id="55" w:name="_Toc249502110"/>
      <w:r w:rsidRPr="00927AE2">
        <w:rPr>
          <w:rFonts w:ascii="Arial" w:hAnsi="Arial" w:cs="Arial" w:hint="eastAsia"/>
          <w:i w:val="0"/>
          <w:color w:val="000000" w:themeColor="text1"/>
        </w:rPr>
        <w:t>舌诊</w:t>
      </w:r>
      <w:r w:rsidRPr="00927AE2">
        <w:rPr>
          <w:rFonts w:ascii="Arial" w:hAnsi="Arial" w:cs="Arial"/>
          <w:i w:val="0"/>
          <w:color w:val="000000" w:themeColor="text1"/>
        </w:rPr>
        <w:t>功能响应时间在秒级，</w:t>
      </w:r>
      <w:r w:rsidRPr="00927AE2">
        <w:rPr>
          <w:rFonts w:ascii="Arial" w:hAnsi="Arial" w:cs="Arial" w:hint="eastAsia"/>
          <w:i w:val="0"/>
          <w:color w:val="000000" w:themeColor="text1"/>
        </w:rPr>
        <w:t>从用户</w:t>
      </w:r>
      <w:r w:rsidRPr="00927AE2">
        <w:rPr>
          <w:rFonts w:ascii="Arial" w:hAnsi="Arial" w:cs="Arial"/>
          <w:i w:val="0"/>
          <w:color w:val="000000" w:themeColor="text1"/>
        </w:rPr>
        <w:t>上传照片到</w:t>
      </w:r>
      <w:r w:rsidRPr="00927AE2">
        <w:rPr>
          <w:rFonts w:ascii="Arial" w:hAnsi="Arial" w:cs="Arial" w:hint="eastAsia"/>
          <w:i w:val="0"/>
          <w:color w:val="000000" w:themeColor="text1"/>
        </w:rPr>
        <w:t>系统</w:t>
      </w:r>
      <w:r w:rsidRPr="00927AE2">
        <w:rPr>
          <w:rFonts w:ascii="Arial" w:hAnsi="Arial" w:cs="Arial"/>
          <w:i w:val="0"/>
          <w:color w:val="000000" w:themeColor="text1"/>
        </w:rPr>
        <w:t>返回</w:t>
      </w:r>
      <w:r w:rsidRPr="00927AE2">
        <w:rPr>
          <w:rFonts w:ascii="Arial" w:hAnsi="Arial" w:cs="Arial" w:hint="eastAsia"/>
          <w:i w:val="0"/>
          <w:color w:val="000000" w:themeColor="text1"/>
        </w:rPr>
        <w:t>粗略</w:t>
      </w:r>
      <w:r w:rsidRPr="00927AE2">
        <w:rPr>
          <w:rFonts w:ascii="Arial" w:hAnsi="Arial" w:cs="Arial"/>
          <w:i w:val="0"/>
          <w:color w:val="000000" w:themeColor="text1"/>
        </w:rPr>
        <w:t>结论</w:t>
      </w:r>
      <w:r w:rsidRPr="00927AE2">
        <w:rPr>
          <w:rFonts w:ascii="Arial" w:hAnsi="Arial" w:cs="Arial" w:hint="eastAsia"/>
          <w:i w:val="0"/>
          <w:color w:val="000000" w:themeColor="text1"/>
        </w:rPr>
        <w:t>，此处</w:t>
      </w:r>
      <w:r w:rsidRPr="00927AE2">
        <w:rPr>
          <w:rFonts w:ascii="Arial" w:hAnsi="Arial" w:cs="Arial"/>
          <w:i w:val="0"/>
          <w:color w:val="000000" w:themeColor="text1"/>
        </w:rPr>
        <w:t>流程需要</w:t>
      </w:r>
      <w:r w:rsidRPr="00927AE2">
        <w:rPr>
          <w:rFonts w:ascii="Arial" w:hAnsi="Arial" w:cs="Arial" w:hint="eastAsia"/>
          <w:i w:val="0"/>
          <w:color w:val="000000" w:themeColor="text1"/>
        </w:rPr>
        <w:t>控制在</w:t>
      </w:r>
      <w:r w:rsidRPr="00927AE2">
        <w:rPr>
          <w:rFonts w:ascii="Arial" w:hAnsi="Arial" w:cs="Arial" w:hint="eastAsia"/>
          <w:i w:val="0"/>
          <w:color w:val="000000" w:themeColor="text1"/>
        </w:rPr>
        <w:t>10</w:t>
      </w:r>
      <w:r w:rsidRPr="00927AE2">
        <w:rPr>
          <w:rFonts w:ascii="Arial" w:hAnsi="Arial" w:cs="Arial"/>
          <w:i w:val="0"/>
          <w:color w:val="000000" w:themeColor="text1"/>
        </w:rPr>
        <w:t>s</w:t>
      </w:r>
      <w:r w:rsidRPr="00927AE2">
        <w:rPr>
          <w:rFonts w:ascii="Arial" w:hAnsi="Arial" w:cs="Arial"/>
          <w:i w:val="0"/>
          <w:color w:val="000000" w:themeColor="text1"/>
        </w:rPr>
        <w:t>以内。</w:t>
      </w:r>
    </w:p>
    <w:p w:rsidR="003B54DB" w:rsidRPr="00927AE2" w:rsidRDefault="00210BFA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927AE2">
        <w:rPr>
          <w:rFonts w:ascii="Arial" w:hAnsi="Arial" w:cs="Arial"/>
          <w:i w:val="0"/>
          <w:color w:val="000000" w:themeColor="text1"/>
        </w:rPr>
        <w:t>IM</w:t>
      </w:r>
      <w:r w:rsidRPr="00927AE2">
        <w:rPr>
          <w:rFonts w:ascii="Arial" w:hAnsi="Arial" w:cs="Arial" w:hint="eastAsia"/>
          <w:i w:val="0"/>
          <w:color w:val="000000" w:themeColor="text1"/>
        </w:rPr>
        <w:t>咨询</w:t>
      </w:r>
      <w:r w:rsidRPr="00927AE2">
        <w:rPr>
          <w:rFonts w:ascii="Arial" w:hAnsi="Arial" w:cs="Arial"/>
          <w:i w:val="0"/>
          <w:color w:val="000000" w:themeColor="text1"/>
        </w:rPr>
        <w:t>沟通，</w:t>
      </w:r>
      <w:r w:rsidRPr="00927AE2">
        <w:rPr>
          <w:rFonts w:ascii="Arial" w:hAnsi="Arial" w:cs="Arial" w:hint="eastAsia"/>
          <w:i w:val="0"/>
          <w:color w:val="000000" w:themeColor="text1"/>
        </w:rPr>
        <w:t>单条</w:t>
      </w:r>
      <w:r w:rsidRPr="00927AE2">
        <w:rPr>
          <w:rFonts w:ascii="Arial" w:hAnsi="Arial" w:cs="Arial"/>
          <w:i w:val="0"/>
          <w:color w:val="000000" w:themeColor="text1"/>
        </w:rPr>
        <w:t>消息</w:t>
      </w:r>
      <w:r w:rsidRPr="00927AE2">
        <w:rPr>
          <w:rFonts w:ascii="Arial" w:hAnsi="Arial" w:cs="Arial" w:hint="eastAsia"/>
          <w:i w:val="0"/>
          <w:color w:val="000000" w:themeColor="text1"/>
        </w:rPr>
        <w:t>送达</w:t>
      </w:r>
      <w:r w:rsidRPr="00927AE2">
        <w:rPr>
          <w:rFonts w:ascii="Arial" w:hAnsi="Arial" w:cs="Arial"/>
          <w:i w:val="0"/>
          <w:color w:val="000000" w:themeColor="text1"/>
        </w:rPr>
        <w:t>响应时间需要秒级，</w:t>
      </w:r>
      <w:r w:rsidRPr="00927AE2">
        <w:rPr>
          <w:rFonts w:ascii="Arial" w:hAnsi="Arial" w:cs="Arial"/>
          <w:i w:val="0"/>
          <w:color w:val="000000" w:themeColor="text1"/>
        </w:rPr>
        <w:t>A</w:t>
      </w:r>
      <w:r w:rsidRPr="00927AE2">
        <w:rPr>
          <w:rFonts w:ascii="Arial" w:hAnsi="Arial" w:cs="Arial"/>
          <w:i w:val="0"/>
          <w:color w:val="000000" w:themeColor="text1"/>
        </w:rPr>
        <w:t>用户发送出去，到</w:t>
      </w:r>
      <w:r w:rsidRPr="00927AE2">
        <w:rPr>
          <w:rFonts w:ascii="Arial" w:hAnsi="Arial" w:cs="Arial"/>
          <w:i w:val="0"/>
          <w:color w:val="000000" w:themeColor="text1"/>
        </w:rPr>
        <w:t>B</w:t>
      </w:r>
      <w:r w:rsidRPr="00927AE2">
        <w:rPr>
          <w:rFonts w:ascii="Arial" w:hAnsi="Arial" w:cs="Arial"/>
          <w:i w:val="0"/>
          <w:color w:val="000000" w:themeColor="text1"/>
        </w:rPr>
        <w:t>用户接受到消息，此</w:t>
      </w:r>
      <w:r w:rsidRPr="00927AE2">
        <w:rPr>
          <w:rFonts w:ascii="Arial" w:hAnsi="Arial" w:cs="Arial" w:hint="eastAsia"/>
          <w:i w:val="0"/>
          <w:color w:val="000000" w:themeColor="text1"/>
        </w:rPr>
        <w:t>过程耗费</w:t>
      </w:r>
      <w:r w:rsidRPr="00927AE2">
        <w:rPr>
          <w:rFonts w:ascii="Arial" w:hAnsi="Arial" w:cs="Arial"/>
          <w:i w:val="0"/>
          <w:color w:val="000000" w:themeColor="text1"/>
        </w:rPr>
        <w:t>时间需要控制在</w:t>
      </w:r>
      <w:r w:rsidRPr="00927AE2">
        <w:rPr>
          <w:rFonts w:ascii="Arial" w:hAnsi="Arial" w:cs="Arial" w:hint="eastAsia"/>
          <w:i w:val="0"/>
          <w:color w:val="000000" w:themeColor="text1"/>
        </w:rPr>
        <w:t>10</w:t>
      </w:r>
      <w:r w:rsidRPr="00927AE2">
        <w:rPr>
          <w:rFonts w:ascii="Arial" w:hAnsi="Arial" w:cs="Arial"/>
          <w:i w:val="0"/>
          <w:color w:val="000000" w:themeColor="text1"/>
        </w:rPr>
        <w:t>s</w:t>
      </w:r>
      <w:r w:rsidRPr="00927AE2">
        <w:rPr>
          <w:rFonts w:ascii="Arial" w:hAnsi="Arial" w:cs="Arial"/>
          <w:i w:val="0"/>
          <w:color w:val="000000" w:themeColor="text1"/>
        </w:rPr>
        <w:t>以内。</w:t>
      </w:r>
    </w:p>
    <w:p w:rsidR="00000E55" w:rsidRPr="00927AE2" w:rsidRDefault="00000E55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927AE2">
        <w:rPr>
          <w:rFonts w:ascii="Arial" w:hAnsi="Arial" w:cs="Arial" w:hint="eastAsia"/>
          <w:i w:val="0"/>
          <w:color w:val="000000" w:themeColor="text1"/>
        </w:rPr>
        <w:lastRenderedPageBreak/>
        <w:t>IM</w:t>
      </w:r>
      <w:r w:rsidRPr="00927AE2">
        <w:rPr>
          <w:rFonts w:ascii="Arial" w:hAnsi="Arial" w:cs="Arial" w:hint="eastAsia"/>
          <w:i w:val="0"/>
          <w:color w:val="000000" w:themeColor="text1"/>
        </w:rPr>
        <w:t>系统多用户</w:t>
      </w:r>
      <w:r w:rsidRPr="00927AE2">
        <w:rPr>
          <w:rFonts w:ascii="Arial" w:hAnsi="Arial" w:cs="Arial"/>
          <w:i w:val="0"/>
          <w:color w:val="000000" w:themeColor="text1"/>
        </w:rPr>
        <w:t>同时在线聊天，并发量至少达到</w:t>
      </w:r>
      <w:r w:rsidRPr="00927AE2">
        <w:rPr>
          <w:rFonts w:ascii="Arial" w:hAnsi="Arial" w:cs="Arial" w:hint="eastAsia"/>
          <w:i w:val="0"/>
          <w:color w:val="000000" w:themeColor="text1"/>
        </w:rPr>
        <w:t>支持</w:t>
      </w:r>
      <w:r w:rsidRPr="00927AE2">
        <w:rPr>
          <w:rFonts w:ascii="Arial" w:hAnsi="Arial" w:cs="Arial" w:hint="eastAsia"/>
          <w:i w:val="0"/>
          <w:color w:val="000000" w:themeColor="text1"/>
        </w:rPr>
        <w:t>1000</w:t>
      </w:r>
      <w:r w:rsidRPr="00927AE2">
        <w:rPr>
          <w:rFonts w:ascii="Arial" w:hAnsi="Arial" w:cs="Arial" w:hint="eastAsia"/>
          <w:i w:val="0"/>
          <w:color w:val="000000" w:themeColor="text1"/>
        </w:rPr>
        <w:t>个</w:t>
      </w:r>
      <w:r w:rsidRPr="00927AE2">
        <w:rPr>
          <w:rFonts w:ascii="Arial" w:hAnsi="Arial" w:cs="Arial"/>
          <w:i w:val="0"/>
          <w:color w:val="000000" w:themeColor="text1"/>
        </w:rPr>
        <w:t>用户同时在线，即</w:t>
      </w:r>
      <w:r w:rsidRPr="00927AE2">
        <w:rPr>
          <w:rFonts w:ascii="Arial" w:hAnsi="Arial" w:cs="Arial" w:hint="eastAsia"/>
          <w:i w:val="0"/>
          <w:color w:val="000000" w:themeColor="text1"/>
        </w:rPr>
        <w:t>100</w:t>
      </w:r>
      <w:r w:rsidRPr="00927AE2">
        <w:rPr>
          <w:rFonts w:ascii="Arial" w:hAnsi="Arial" w:cs="Arial"/>
          <w:i w:val="0"/>
          <w:color w:val="000000" w:themeColor="text1"/>
        </w:rPr>
        <w:t>0</w:t>
      </w:r>
      <w:r w:rsidRPr="00927AE2">
        <w:rPr>
          <w:rFonts w:ascii="Arial" w:hAnsi="Arial" w:cs="Arial" w:hint="eastAsia"/>
          <w:i w:val="0"/>
          <w:color w:val="000000" w:themeColor="text1"/>
        </w:rPr>
        <w:t>个医生</w:t>
      </w:r>
      <w:r w:rsidRPr="00927AE2">
        <w:rPr>
          <w:rFonts w:ascii="Arial" w:hAnsi="Arial" w:cs="Arial"/>
          <w:i w:val="0"/>
          <w:color w:val="000000" w:themeColor="text1"/>
        </w:rPr>
        <w:t>和</w:t>
      </w:r>
      <w:r w:rsidRPr="00927AE2">
        <w:rPr>
          <w:rFonts w:ascii="Arial" w:hAnsi="Arial" w:cs="Arial" w:hint="eastAsia"/>
          <w:i w:val="0"/>
          <w:color w:val="000000" w:themeColor="text1"/>
        </w:rPr>
        <w:t>1000</w:t>
      </w:r>
      <w:r w:rsidRPr="00927AE2">
        <w:rPr>
          <w:rFonts w:ascii="Arial" w:hAnsi="Arial" w:cs="Arial" w:hint="eastAsia"/>
          <w:i w:val="0"/>
          <w:color w:val="000000" w:themeColor="text1"/>
        </w:rPr>
        <w:t>个</w:t>
      </w:r>
      <w:r w:rsidRPr="00927AE2">
        <w:rPr>
          <w:rFonts w:ascii="Arial" w:hAnsi="Arial" w:cs="Arial"/>
          <w:i w:val="0"/>
          <w:color w:val="000000" w:themeColor="text1"/>
        </w:rPr>
        <w:t>患者同时在线进行沟通。</w:t>
      </w:r>
    </w:p>
    <w:p w:rsidR="00F166CC" w:rsidRPr="00927AE2" w:rsidRDefault="00F166CC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927AE2">
        <w:rPr>
          <w:rFonts w:ascii="Arial" w:hAnsi="Arial" w:cs="Arial" w:hint="eastAsia"/>
          <w:i w:val="0"/>
          <w:color w:val="000000" w:themeColor="text1"/>
        </w:rPr>
        <w:t>接入</w:t>
      </w:r>
      <w:r w:rsidRPr="00927AE2">
        <w:rPr>
          <w:rFonts w:ascii="Arial" w:hAnsi="Arial" w:cs="Arial"/>
          <w:i w:val="0"/>
          <w:color w:val="000000" w:themeColor="text1"/>
        </w:rPr>
        <w:t>第三方</w:t>
      </w:r>
      <w:r w:rsidRPr="00927AE2">
        <w:rPr>
          <w:rFonts w:ascii="Arial" w:hAnsi="Arial" w:cs="Arial" w:hint="eastAsia"/>
          <w:i w:val="0"/>
          <w:color w:val="000000" w:themeColor="text1"/>
        </w:rPr>
        <w:t>支付之后</w:t>
      </w:r>
      <w:r w:rsidRPr="00927AE2">
        <w:rPr>
          <w:rFonts w:ascii="Arial" w:hAnsi="Arial" w:cs="Arial"/>
          <w:i w:val="0"/>
          <w:color w:val="000000" w:themeColor="text1"/>
        </w:rPr>
        <w:t>，要求支付</w:t>
      </w:r>
      <w:r w:rsidRPr="00927AE2">
        <w:rPr>
          <w:rFonts w:ascii="Arial" w:hAnsi="Arial" w:cs="Arial" w:hint="eastAsia"/>
          <w:i w:val="0"/>
          <w:color w:val="000000" w:themeColor="text1"/>
        </w:rPr>
        <w:t>响应</w:t>
      </w:r>
      <w:r w:rsidRPr="00927AE2">
        <w:rPr>
          <w:rFonts w:ascii="Arial" w:hAnsi="Arial" w:cs="Arial"/>
          <w:i w:val="0"/>
          <w:color w:val="000000" w:themeColor="text1"/>
        </w:rPr>
        <w:t>时间</w:t>
      </w:r>
      <w:r w:rsidRPr="00927AE2">
        <w:rPr>
          <w:rFonts w:ascii="Arial" w:hAnsi="Arial" w:cs="Arial" w:hint="eastAsia"/>
          <w:i w:val="0"/>
          <w:color w:val="000000" w:themeColor="text1"/>
        </w:rPr>
        <w:t>尽量</w:t>
      </w:r>
      <w:r w:rsidRPr="00927AE2">
        <w:rPr>
          <w:rFonts w:ascii="Arial" w:hAnsi="Arial" w:cs="Arial"/>
          <w:i w:val="0"/>
          <w:color w:val="000000" w:themeColor="text1"/>
        </w:rPr>
        <w:t>靠近</w:t>
      </w:r>
      <w:r w:rsidRPr="00927AE2">
        <w:rPr>
          <w:rFonts w:ascii="Arial" w:hAnsi="Arial" w:cs="Arial" w:hint="eastAsia"/>
          <w:i w:val="0"/>
          <w:color w:val="000000" w:themeColor="text1"/>
        </w:rPr>
        <w:t>3</w:t>
      </w:r>
      <w:r w:rsidRPr="00927AE2">
        <w:rPr>
          <w:rFonts w:ascii="Arial" w:hAnsi="Arial" w:cs="Arial"/>
          <w:i w:val="0"/>
          <w:color w:val="000000" w:themeColor="text1"/>
        </w:rPr>
        <w:t>s</w:t>
      </w:r>
      <w:r w:rsidRPr="00927AE2">
        <w:rPr>
          <w:rFonts w:ascii="Arial" w:hAnsi="Arial" w:cs="Arial"/>
          <w:i w:val="0"/>
          <w:color w:val="000000" w:themeColor="text1"/>
        </w:rPr>
        <w:t>完成支付（密码无误时</w:t>
      </w:r>
      <w:r w:rsidRPr="00927AE2">
        <w:rPr>
          <w:rFonts w:ascii="Arial" w:hAnsi="Arial" w:cs="Arial" w:hint="eastAsia"/>
          <w:i w:val="0"/>
          <w:color w:val="000000" w:themeColor="text1"/>
        </w:rPr>
        <w:t>）</w:t>
      </w:r>
      <w:r w:rsidRPr="00927AE2">
        <w:rPr>
          <w:rFonts w:ascii="Arial" w:hAnsi="Arial" w:cs="Arial"/>
          <w:i w:val="0"/>
          <w:color w:val="000000" w:themeColor="text1"/>
        </w:rPr>
        <w:t>。</w:t>
      </w:r>
    </w:p>
    <w:p w:rsidR="003B54DB" w:rsidRPr="003247F2" w:rsidRDefault="003B54D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56" w:name="_Toc250472030"/>
      <w:bookmarkStart w:id="57" w:name="_Toc250472159"/>
      <w:bookmarkStart w:id="58" w:name="_Toc253863816"/>
      <w:bookmarkStart w:id="59" w:name="_Toc263801788"/>
      <w:r w:rsidRPr="003247F2">
        <w:rPr>
          <w:rFonts w:cs="Arial"/>
        </w:rPr>
        <w:t>监控需求</w:t>
      </w:r>
      <w:bookmarkEnd w:id="54"/>
      <w:bookmarkEnd w:id="55"/>
      <w:bookmarkEnd w:id="56"/>
      <w:bookmarkEnd w:id="57"/>
      <w:bookmarkEnd w:id="58"/>
      <w:bookmarkEnd w:id="59"/>
    </w:p>
    <w:p w:rsidR="003B54DB" w:rsidRPr="00DD6AE0" w:rsidRDefault="00073567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DD6AE0">
        <w:rPr>
          <w:rFonts w:ascii="Arial" w:hAnsi="Arial" w:cs="Arial" w:hint="eastAsia"/>
          <w:i w:val="0"/>
          <w:color w:val="000000" w:themeColor="text1"/>
        </w:rPr>
        <w:t>暂时不存在需要</w:t>
      </w:r>
      <w:r w:rsidRPr="00DD6AE0">
        <w:rPr>
          <w:rFonts w:ascii="Arial" w:hAnsi="Arial" w:cs="Arial"/>
          <w:i w:val="0"/>
          <w:color w:val="000000" w:themeColor="text1"/>
        </w:rPr>
        <w:t>监控的数据指标</w:t>
      </w:r>
    </w:p>
    <w:p w:rsidR="003B54DB" w:rsidRPr="003247F2" w:rsidRDefault="003B54D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60" w:name="_Toc263801789"/>
      <w:r w:rsidRPr="003247F2">
        <w:rPr>
          <w:rFonts w:cs="Arial"/>
        </w:rPr>
        <w:t>兼容性需求</w:t>
      </w:r>
      <w:bookmarkEnd w:id="60"/>
    </w:p>
    <w:p w:rsidR="003B54DB" w:rsidRPr="00DD6AE0" w:rsidRDefault="00073567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DD6AE0">
        <w:rPr>
          <w:rFonts w:ascii="Arial" w:hAnsi="Arial" w:cs="Arial" w:hint="eastAsia"/>
          <w:i w:val="0"/>
          <w:color w:val="000000" w:themeColor="text1"/>
        </w:rPr>
        <w:t>本系统前端</w:t>
      </w:r>
      <w:r w:rsidRPr="00DD6AE0">
        <w:rPr>
          <w:rFonts w:ascii="Arial" w:hAnsi="Arial" w:cs="Arial"/>
          <w:i w:val="0"/>
          <w:color w:val="000000" w:themeColor="text1"/>
        </w:rPr>
        <w:t>使用</w:t>
      </w:r>
      <w:r w:rsidRPr="00DD6AE0">
        <w:rPr>
          <w:rFonts w:ascii="Arial" w:hAnsi="Arial" w:cs="Arial"/>
          <w:i w:val="0"/>
          <w:color w:val="000000" w:themeColor="text1"/>
        </w:rPr>
        <w:t>H5</w:t>
      </w:r>
      <w:r w:rsidRPr="00DD6AE0">
        <w:rPr>
          <w:rFonts w:ascii="Arial" w:hAnsi="Arial" w:cs="Arial"/>
          <w:i w:val="0"/>
          <w:color w:val="000000" w:themeColor="text1"/>
        </w:rPr>
        <w:t>制作，要求兼容</w:t>
      </w:r>
      <w:r w:rsidRPr="00DD6AE0">
        <w:rPr>
          <w:rFonts w:ascii="Arial" w:hAnsi="Arial" w:cs="Arial" w:hint="eastAsia"/>
          <w:i w:val="0"/>
          <w:color w:val="000000" w:themeColor="text1"/>
        </w:rPr>
        <w:t>适配</w:t>
      </w:r>
      <w:r w:rsidRPr="00DD6AE0">
        <w:rPr>
          <w:rFonts w:ascii="Arial" w:hAnsi="Arial" w:cs="Arial"/>
          <w:i w:val="0"/>
          <w:color w:val="000000" w:themeColor="text1"/>
        </w:rPr>
        <w:t>苹果和安卓系统</w:t>
      </w:r>
      <w:r w:rsidRPr="00DD6AE0">
        <w:rPr>
          <w:rFonts w:ascii="Arial" w:hAnsi="Arial" w:cs="Arial" w:hint="eastAsia"/>
          <w:i w:val="0"/>
          <w:color w:val="000000" w:themeColor="text1"/>
        </w:rPr>
        <w:t>各</w:t>
      </w:r>
      <w:r w:rsidRPr="00DD6AE0">
        <w:rPr>
          <w:rFonts w:ascii="Arial" w:hAnsi="Arial" w:cs="Arial"/>
          <w:i w:val="0"/>
          <w:color w:val="000000" w:themeColor="text1"/>
        </w:rPr>
        <w:t>型号手机终端</w:t>
      </w:r>
      <w:r w:rsidRPr="00DD6AE0">
        <w:rPr>
          <w:rFonts w:ascii="Arial" w:hAnsi="Arial" w:cs="Arial" w:hint="eastAsia"/>
          <w:i w:val="0"/>
          <w:color w:val="000000" w:themeColor="text1"/>
        </w:rPr>
        <w:t>，</w:t>
      </w:r>
      <w:r w:rsidRPr="00DD6AE0">
        <w:rPr>
          <w:rFonts w:ascii="Arial" w:hAnsi="Arial" w:cs="Arial"/>
          <w:i w:val="0"/>
          <w:color w:val="000000" w:themeColor="text1"/>
        </w:rPr>
        <w:t>同时</w:t>
      </w:r>
      <w:r w:rsidRPr="00DD6AE0">
        <w:rPr>
          <w:rFonts w:ascii="Arial" w:hAnsi="Arial" w:cs="Arial" w:hint="eastAsia"/>
          <w:i w:val="0"/>
          <w:color w:val="000000" w:themeColor="text1"/>
        </w:rPr>
        <w:t>Web</w:t>
      </w:r>
      <w:r w:rsidRPr="00DD6AE0">
        <w:rPr>
          <w:rFonts w:ascii="Arial" w:hAnsi="Arial" w:cs="Arial" w:hint="eastAsia"/>
          <w:i w:val="0"/>
          <w:color w:val="000000" w:themeColor="text1"/>
        </w:rPr>
        <w:t>后台</w:t>
      </w:r>
      <w:r w:rsidRPr="00DD6AE0">
        <w:rPr>
          <w:rFonts w:ascii="Arial" w:hAnsi="Arial" w:cs="Arial"/>
          <w:i w:val="0"/>
          <w:color w:val="000000" w:themeColor="text1"/>
        </w:rPr>
        <w:t>要求兼容</w:t>
      </w:r>
      <w:r w:rsidRPr="00DD6AE0">
        <w:rPr>
          <w:rFonts w:ascii="Arial" w:hAnsi="Arial" w:cs="Arial" w:hint="eastAsia"/>
          <w:i w:val="0"/>
          <w:color w:val="000000" w:themeColor="text1"/>
        </w:rPr>
        <w:t>360</w:t>
      </w:r>
      <w:r w:rsidRPr="00DD6AE0">
        <w:rPr>
          <w:rFonts w:ascii="Arial" w:hAnsi="Arial" w:cs="Arial"/>
          <w:i w:val="0"/>
          <w:color w:val="000000" w:themeColor="text1"/>
        </w:rPr>
        <w:t>浏览器</w:t>
      </w:r>
      <w:r w:rsidRPr="00DD6AE0">
        <w:rPr>
          <w:rFonts w:ascii="Arial" w:hAnsi="Arial" w:cs="Arial" w:hint="eastAsia"/>
          <w:i w:val="0"/>
          <w:color w:val="000000" w:themeColor="text1"/>
        </w:rPr>
        <w:t>和</w:t>
      </w:r>
      <w:proofErr w:type="spellStart"/>
      <w:r w:rsidRPr="00DD6AE0">
        <w:rPr>
          <w:rFonts w:ascii="Arial" w:hAnsi="Arial" w:cs="Arial"/>
          <w:i w:val="0"/>
          <w:color w:val="000000" w:themeColor="text1"/>
        </w:rPr>
        <w:t>chorme</w:t>
      </w:r>
      <w:proofErr w:type="spellEnd"/>
      <w:r w:rsidRPr="00DD6AE0">
        <w:rPr>
          <w:rFonts w:ascii="Arial" w:hAnsi="Arial" w:cs="Arial" w:hint="eastAsia"/>
          <w:i w:val="0"/>
          <w:color w:val="000000" w:themeColor="text1"/>
        </w:rPr>
        <w:t>（谷歌</w:t>
      </w:r>
      <w:r w:rsidRPr="00DD6AE0">
        <w:rPr>
          <w:rFonts w:ascii="Arial" w:hAnsi="Arial" w:cs="Arial"/>
          <w:i w:val="0"/>
          <w:color w:val="000000" w:themeColor="text1"/>
        </w:rPr>
        <w:t>）浏览器</w:t>
      </w:r>
      <w:r w:rsidR="00267A9C" w:rsidRPr="00DD6AE0">
        <w:rPr>
          <w:rFonts w:ascii="Arial" w:hAnsi="Arial" w:cs="Arial" w:hint="eastAsia"/>
          <w:i w:val="0"/>
          <w:color w:val="000000" w:themeColor="text1"/>
        </w:rPr>
        <w:t>。</w:t>
      </w:r>
    </w:p>
    <w:p w:rsidR="003B54DB" w:rsidRPr="003247F2" w:rsidRDefault="003B54DB" w:rsidP="003B54DB">
      <w:pPr>
        <w:pStyle w:val="1"/>
        <w:jc w:val="both"/>
        <w:rPr>
          <w:rFonts w:ascii="Arial" w:hAnsi="Arial" w:cs="Arial"/>
        </w:rPr>
      </w:pPr>
      <w:bookmarkStart w:id="61" w:name="_Toc249414545"/>
      <w:bookmarkStart w:id="62" w:name="_Toc249414652"/>
      <w:bookmarkStart w:id="63" w:name="_Toc249501949"/>
      <w:bookmarkStart w:id="64" w:name="_Toc249502113"/>
      <w:bookmarkStart w:id="65" w:name="_Toc250472032"/>
      <w:bookmarkStart w:id="66" w:name="_Toc250472161"/>
      <w:bookmarkStart w:id="67" w:name="_Toc253863817"/>
      <w:bookmarkStart w:id="68" w:name="_Toc263801790"/>
      <w:r w:rsidRPr="003247F2">
        <w:rPr>
          <w:rFonts w:ascii="Arial" w:hAnsi="Arial" w:cs="Arial"/>
        </w:rPr>
        <w:t>风险分析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3B54DB" w:rsidRPr="00025BF5" w:rsidRDefault="003B54DB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</w:p>
    <w:tbl>
      <w:tblPr>
        <w:tblW w:w="915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840"/>
        <w:gridCol w:w="840"/>
        <w:gridCol w:w="3792"/>
        <w:gridCol w:w="1050"/>
      </w:tblGrid>
      <w:tr w:rsidR="003B54DB" w:rsidRPr="003247F2">
        <w:tc>
          <w:tcPr>
            <w:tcW w:w="2628" w:type="dxa"/>
            <w:shd w:val="clear" w:color="auto" w:fill="C0C0C0"/>
          </w:tcPr>
          <w:p w:rsidR="003B54DB" w:rsidRPr="003247F2" w:rsidRDefault="003B54DB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  <w:shd w:val="clear" w:color="auto" w:fill="C0C0C0"/>
          </w:tcPr>
          <w:p w:rsidR="003B54DB" w:rsidRPr="003247F2" w:rsidRDefault="003B54DB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可能性</w:t>
            </w:r>
          </w:p>
        </w:tc>
        <w:tc>
          <w:tcPr>
            <w:tcW w:w="840" w:type="dxa"/>
            <w:shd w:val="clear" w:color="auto" w:fill="C0C0C0"/>
          </w:tcPr>
          <w:p w:rsidR="003B54DB" w:rsidRPr="003247F2" w:rsidRDefault="003B54DB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严重性</w:t>
            </w:r>
          </w:p>
        </w:tc>
        <w:tc>
          <w:tcPr>
            <w:tcW w:w="3792" w:type="dxa"/>
            <w:shd w:val="clear" w:color="auto" w:fill="C0C0C0"/>
          </w:tcPr>
          <w:p w:rsidR="003B54DB" w:rsidRPr="003247F2" w:rsidRDefault="003B54DB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应对策略</w:t>
            </w:r>
          </w:p>
        </w:tc>
        <w:tc>
          <w:tcPr>
            <w:tcW w:w="1050" w:type="dxa"/>
            <w:shd w:val="clear" w:color="auto" w:fill="C0C0C0"/>
          </w:tcPr>
          <w:p w:rsidR="003B54DB" w:rsidRPr="003247F2" w:rsidRDefault="003B54DB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可应对性</w:t>
            </w:r>
          </w:p>
        </w:tc>
      </w:tr>
      <w:tr w:rsidR="003B54DB" w:rsidRPr="003247F2">
        <w:tc>
          <w:tcPr>
            <w:tcW w:w="2628" w:type="dxa"/>
          </w:tcPr>
          <w:p w:rsidR="003B54DB" w:rsidRPr="003247F2" w:rsidRDefault="008968E5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政策擦边球</w:t>
            </w:r>
            <w:r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84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3792" w:type="dxa"/>
          </w:tcPr>
          <w:p w:rsidR="003B54DB" w:rsidRDefault="00DD6AE0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为避免因</w:t>
            </w:r>
            <w:r>
              <w:rPr>
                <w:rFonts w:ascii="Arial" w:hAnsi="Arial" w:cs="Arial"/>
                <w:sz w:val="20"/>
                <w:szCs w:val="20"/>
              </w:rPr>
              <w:t>缺乏医疗相关资质</w:t>
            </w:r>
            <w:r>
              <w:rPr>
                <w:rFonts w:ascii="Arial" w:hAnsi="Arial" w:cs="Arial" w:hint="eastAsia"/>
                <w:sz w:val="20"/>
                <w:szCs w:val="20"/>
              </w:rPr>
              <w:t>而被审查</w:t>
            </w:r>
            <w:r>
              <w:rPr>
                <w:rFonts w:ascii="Arial" w:hAnsi="Arial" w:cs="Arial"/>
                <w:sz w:val="20"/>
                <w:szCs w:val="20"/>
              </w:rPr>
              <w:t>注销，在</w:t>
            </w:r>
            <w:r>
              <w:rPr>
                <w:rFonts w:ascii="Arial" w:hAnsi="Arial" w:cs="Arial" w:hint="eastAsia"/>
                <w:sz w:val="20"/>
                <w:szCs w:val="20"/>
              </w:rPr>
              <w:t>上架</w:t>
            </w:r>
            <w:r>
              <w:rPr>
                <w:rFonts w:ascii="Arial" w:hAnsi="Arial" w:cs="Arial"/>
                <w:sz w:val="20"/>
                <w:szCs w:val="20"/>
              </w:rPr>
              <w:t>时，以及开发过程中</w:t>
            </w:r>
            <w:r>
              <w:rPr>
                <w:rFonts w:ascii="Arial" w:hAnsi="Arial" w:cs="Arial" w:hint="eastAsia"/>
                <w:sz w:val="20"/>
                <w:szCs w:val="20"/>
              </w:rPr>
              <w:t>避免</w:t>
            </w:r>
            <w:r>
              <w:rPr>
                <w:rFonts w:ascii="Arial" w:hAnsi="Arial" w:cs="Arial"/>
                <w:sz w:val="20"/>
                <w:szCs w:val="20"/>
              </w:rPr>
              <w:t>使用医疗问诊相关敏感词。统一使用</w:t>
            </w:r>
            <w:r>
              <w:rPr>
                <w:rFonts w:ascii="Arial" w:hAnsi="Arial" w:cs="Arial" w:hint="eastAsia"/>
                <w:sz w:val="20"/>
                <w:szCs w:val="20"/>
              </w:rPr>
              <w:t>中性</w:t>
            </w:r>
            <w:r>
              <w:rPr>
                <w:rFonts w:ascii="Arial" w:hAnsi="Arial" w:cs="Arial"/>
                <w:sz w:val="20"/>
                <w:szCs w:val="20"/>
              </w:rPr>
              <w:t>词汇。</w:t>
            </w:r>
          </w:p>
          <w:p w:rsidR="00693D39" w:rsidRPr="003247F2" w:rsidRDefault="00693D39" w:rsidP="0069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前期</w:t>
            </w:r>
            <w:r>
              <w:rPr>
                <w:rFonts w:ascii="Arial" w:hAnsi="Arial" w:cs="Arial"/>
                <w:sz w:val="20"/>
                <w:szCs w:val="20"/>
              </w:rPr>
              <w:t>在用户注册时</w:t>
            </w:r>
            <w:r>
              <w:rPr>
                <w:rFonts w:ascii="Arial" w:hAnsi="Arial" w:cs="Arial" w:hint="eastAsia"/>
                <w:sz w:val="20"/>
                <w:szCs w:val="20"/>
              </w:rPr>
              <w:t>提供相关说明</w:t>
            </w:r>
            <w:r>
              <w:rPr>
                <w:rFonts w:ascii="Arial" w:hAnsi="Arial" w:cs="Arial"/>
                <w:sz w:val="20"/>
                <w:szCs w:val="20"/>
              </w:rPr>
              <w:t>协议</w:t>
            </w:r>
            <w:r>
              <w:rPr>
                <w:rFonts w:ascii="Arial" w:hAnsi="Arial" w:cs="Arial" w:hint="eastAsia"/>
                <w:sz w:val="20"/>
                <w:szCs w:val="20"/>
              </w:rPr>
              <w:t>条款</w:t>
            </w:r>
            <w:r>
              <w:rPr>
                <w:rFonts w:ascii="Arial" w:hAnsi="Arial" w:cs="Arial"/>
                <w:sz w:val="20"/>
                <w:szCs w:val="20"/>
              </w:rPr>
              <w:t>，避免</w:t>
            </w:r>
            <w:r>
              <w:rPr>
                <w:rFonts w:ascii="Arial" w:hAnsi="Arial" w:cs="Arial" w:hint="eastAsia"/>
                <w:sz w:val="20"/>
                <w:szCs w:val="20"/>
              </w:rPr>
              <w:t>法律</w:t>
            </w:r>
            <w:r>
              <w:rPr>
                <w:rFonts w:ascii="Arial" w:hAnsi="Arial" w:cs="Arial"/>
                <w:sz w:val="20"/>
                <w:szCs w:val="20"/>
              </w:rPr>
              <w:t>责任。</w:t>
            </w:r>
          </w:p>
        </w:tc>
        <w:tc>
          <w:tcPr>
            <w:tcW w:w="105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中</w:t>
            </w:r>
          </w:p>
        </w:tc>
      </w:tr>
      <w:tr w:rsidR="003B54DB" w:rsidRPr="003247F2">
        <w:tc>
          <w:tcPr>
            <w:tcW w:w="2628" w:type="dxa"/>
          </w:tcPr>
          <w:p w:rsidR="003B54DB" w:rsidRPr="003247F2" w:rsidRDefault="008968E5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用户认可</w:t>
            </w:r>
            <w:r>
              <w:rPr>
                <w:rFonts w:ascii="Arial" w:hAnsi="Arial" w:cs="Arial"/>
                <w:sz w:val="20"/>
                <w:szCs w:val="20"/>
              </w:rPr>
              <w:t>接受度</w:t>
            </w:r>
            <w:r w:rsidR="005D2FB8">
              <w:rPr>
                <w:rFonts w:ascii="Arial" w:hAnsi="Arial" w:cs="Arial" w:hint="eastAsia"/>
                <w:sz w:val="20"/>
                <w:szCs w:val="20"/>
              </w:rPr>
              <w:t>，产品推广</w:t>
            </w:r>
            <w:r w:rsidR="005D2FB8"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中</w:t>
            </w:r>
          </w:p>
        </w:tc>
        <w:tc>
          <w:tcPr>
            <w:tcW w:w="84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3792" w:type="dxa"/>
          </w:tcPr>
          <w:p w:rsidR="003B54DB" w:rsidRDefault="00376073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用户</w:t>
            </w:r>
            <w:r w:rsidR="007B74A2">
              <w:rPr>
                <w:rFonts w:ascii="Arial" w:hAnsi="Arial" w:cs="Arial" w:hint="eastAsia"/>
                <w:sz w:val="20"/>
                <w:szCs w:val="20"/>
              </w:rPr>
              <w:t>主观</w:t>
            </w:r>
            <w:r>
              <w:rPr>
                <w:rFonts w:ascii="Arial" w:hAnsi="Arial" w:cs="Arial" w:hint="eastAsia"/>
                <w:sz w:val="20"/>
                <w:szCs w:val="20"/>
              </w:rPr>
              <w:t>因素</w:t>
            </w:r>
            <w:r>
              <w:rPr>
                <w:rFonts w:ascii="Arial" w:hAnsi="Arial" w:cs="Arial"/>
                <w:sz w:val="20"/>
                <w:szCs w:val="20"/>
              </w:rPr>
              <w:t>需要</w:t>
            </w:r>
            <w:r>
              <w:rPr>
                <w:rFonts w:ascii="Arial" w:hAnsi="Arial" w:cs="Arial" w:hint="eastAsia"/>
                <w:sz w:val="20"/>
                <w:szCs w:val="20"/>
              </w:rPr>
              <w:t>结合</w:t>
            </w:r>
            <w:r>
              <w:rPr>
                <w:rFonts w:ascii="Arial" w:hAnsi="Arial" w:cs="Arial"/>
                <w:sz w:val="20"/>
                <w:szCs w:val="20"/>
              </w:rPr>
              <w:t>市场推广</w:t>
            </w:r>
            <w:r>
              <w:rPr>
                <w:rFonts w:ascii="Arial" w:hAnsi="Arial" w:cs="Arial" w:hint="eastAsia"/>
                <w:sz w:val="20"/>
                <w:szCs w:val="20"/>
              </w:rPr>
              <w:t>制造</w:t>
            </w:r>
            <w:r>
              <w:rPr>
                <w:rFonts w:ascii="Arial" w:hAnsi="Arial" w:cs="Arial"/>
                <w:sz w:val="20"/>
                <w:szCs w:val="20"/>
              </w:rPr>
              <w:t>热点，打消用户顾虑</w:t>
            </w:r>
            <w:r w:rsidR="007B74A2">
              <w:rPr>
                <w:rFonts w:ascii="Arial" w:hAnsi="Arial" w:cs="Arial" w:hint="eastAsia"/>
                <w:sz w:val="20"/>
                <w:szCs w:val="20"/>
              </w:rPr>
              <w:t>；</w:t>
            </w:r>
            <w:r w:rsidR="007B74A2">
              <w:rPr>
                <w:rFonts w:ascii="Arial" w:hAnsi="Arial" w:cs="Arial"/>
                <w:sz w:val="20"/>
                <w:szCs w:val="20"/>
              </w:rPr>
              <w:t>同时</w:t>
            </w:r>
            <w:r w:rsidR="007B74A2">
              <w:rPr>
                <w:rFonts w:ascii="Arial" w:hAnsi="Arial" w:cs="Arial" w:hint="eastAsia"/>
                <w:sz w:val="20"/>
                <w:szCs w:val="20"/>
              </w:rPr>
              <w:t>争取</w:t>
            </w:r>
            <w:r w:rsidR="007B74A2">
              <w:rPr>
                <w:rFonts w:ascii="Arial" w:hAnsi="Arial" w:cs="Arial"/>
                <w:sz w:val="20"/>
                <w:szCs w:val="20"/>
              </w:rPr>
              <w:t>移动品牌背书，</w:t>
            </w:r>
            <w:r>
              <w:rPr>
                <w:rFonts w:ascii="Arial" w:hAnsi="Arial" w:cs="Arial"/>
                <w:sz w:val="20"/>
                <w:szCs w:val="20"/>
              </w:rPr>
              <w:t>提升用户认知和</w:t>
            </w:r>
            <w:r>
              <w:rPr>
                <w:rFonts w:ascii="Arial" w:hAnsi="Arial" w:cs="Arial" w:hint="eastAsia"/>
                <w:sz w:val="20"/>
                <w:szCs w:val="20"/>
              </w:rPr>
              <w:t>接受度</w:t>
            </w:r>
            <w:r>
              <w:rPr>
                <w:rFonts w:ascii="Arial" w:hAnsi="Arial" w:cs="Arial"/>
                <w:sz w:val="20"/>
                <w:szCs w:val="20"/>
              </w:rPr>
              <w:t>。</w:t>
            </w:r>
          </w:p>
          <w:p w:rsidR="007B74A2" w:rsidRPr="007B74A2" w:rsidRDefault="007B74A2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医生</w:t>
            </w:r>
            <w:r>
              <w:rPr>
                <w:rFonts w:ascii="Arial" w:hAnsi="Arial" w:cs="Arial"/>
                <w:sz w:val="20"/>
                <w:szCs w:val="20"/>
              </w:rPr>
              <w:t>端同样需要绑定医院诊所等相关医疗资源，并提供一定资金</w:t>
            </w:r>
            <w:r>
              <w:rPr>
                <w:rFonts w:ascii="Arial" w:hAnsi="Arial" w:cs="Arial" w:hint="eastAsia"/>
                <w:sz w:val="20"/>
                <w:szCs w:val="20"/>
              </w:rPr>
              <w:t>补贴。</w:t>
            </w:r>
            <w:r>
              <w:rPr>
                <w:rFonts w:ascii="Arial" w:hAnsi="Arial" w:cs="Arial"/>
                <w:sz w:val="20"/>
                <w:szCs w:val="20"/>
              </w:rPr>
              <w:t>已</w:t>
            </w:r>
            <w:r>
              <w:rPr>
                <w:rFonts w:ascii="Arial" w:hAnsi="Arial" w:cs="Arial" w:hint="eastAsia"/>
                <w:sz w:val="20"/>
                <w:szCs w:val="20"/>
              </w:rPr>
              <w:t>换取</w:t>
            </w:r>
            <w:r>
              <w:rPr>
                <w:rFonts w:ascii="Arial" w:hAnsi="Arial" w:cs="Arial"/>
                <w:sz w:val="20"/>
                <w:szCs w:val="20"/>
              </w:rPr>
              <w:t>医生资源。</w:t>
            </w:r>
          </w:p>
        </w:tc>
        <w:tc>
          <w:tcPr>
            <w:tcW w:w="1050" w:type="dxa"/>
          </w:tcPr>
          <w:p w:rsidR="003B54DB" w:rsidRPr="00E66383" w:rsidRDefault="00E66383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低</w:t>
            </w:r>
          </w:p>
        </w:tc>
      </w:tr>
      <w:tr w:rsidR="003B54DB" w:rsidRPr="003247F2">
        <w:tc>
          <w:tcPr>
            <w:tcW w:w="2628" w:type="dxa"/>
          </w:tcPr>
          <w:p w:rsidR="003B54DB" w:rsidRPr="005D2FB8" w:rsidRDefault="005D2FB8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AI</w:t>
            </w:r>
            <w:r>
              <w:rPr>
                <w:rFonts w:ascii="Arial" w:hAnsi="Arial" w:cs="Arial"/>
                <w:sz w:val="20"/>
                <w:szCs w:val="20"/>
              </w:rPr>
              <w:t>算法精确度</w:t>
            </w:r>
            <w:r w:rsidR="003343EF">
              <w:rPr>
                <w:rFonts w:ascii="Arial" w:hAnsi="Arial" w:cs="Arial" w:hint="eastAsia"/>
                <w:sz w:val="20"/>
                <w:szCs w:val="20"/>
              </w:rPr>
              <w:t>或者</w:t>
            </w:r>
            <w:r w:rsidR="003343EF">
              <w:rPr>
                <w:rFonts w:ascii="Arial" w:hAnsi="Arial" w:cs="Arial"/>
                <w:sz w:val="20"/>
                <w:szCs w:val="20"/>
              </w:rPr>
              <w:t>医生错误治疗方案</w:t>
            </w:r>
            <w:r>
              <w:rPr>
                <w:rFonts w:ascii="Arial" w:hAnsi="Arial" w:cs="Arial" w:hint="eastAsia"/>
                <w:sz w:val="20"/>
                <w:szCs w:val="20"/>
              </w:rPr>
              <w:t>导致</w:t>
            </w:r>
            <w:r>
              <w:rPr>
                <w:rFonts w:ascii="Arial" w:hAnsi="Arial" w:cs="Arial"/>
                <w:sz w:val="20"/>
                <w:szCs w:val="20"/>
              </w:rPr>
              <w:t>的医疗事故风险</w:t>
            </w:r>
          </w:p>
        </w:tc>
        <w:tc>
          <w:tcPr>
            <w:tcW w:w="840" w:type="dxa"/>
          </w:tcPr>
          <w:p w:rsidR="003B54DB" w:rsidRPr="00073567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低</w:t>
            </w:r>
          </w:p>
        </w:tc>
        <w:tc>
          <w:tcPr>
            <w:tcW w:w="840" w:type="dxa"/>
          </w:tcPr>
          <w:p w:rsidR="003B54DB" w:rsidRPr="003247F2" w:rsidRDefault="00DD6AE0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3792" w:type="dxa"/>
          </w:tcPr>
          <w:p w:rsidR="003B54DB" w:rsidRDefault="004C4B62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在</w:t>
            </w:r>
            <w:r>
              <w:rPr>
                <w:rFonts w:ascii="Arial" w:hAnsi="Arial" w:cs="Arial"/>
                <w:sz w:val="20"/>
                <w:szCs w:val="20"/>
              </w:rPr>
              <w:t>算法</w:t>
            </w:r>
            <w:r>
              <w:rPr>
                <w:rFonts w:ascii="Arial" w:hAnsi="Arial" w:cs="Arial" w:hint="eastAsia"/>
                <w:sz w:val="20"/>
                <w:szCs w:val="20"/>
              </w:rPr>
              <w:t>侧</w:t>
            </w:r>
            <w:r>
              <w:rPr>
                <w:rFonts w:ascii="Arial" w:hAnsi="Arial" w:cs="Arial"/>
                <w:sz w:val="20"/>
                <w:szCs w:val="20"/>
              </w:rPr>
              <w:t>尽量提升算法准确度，在感知侧通过</w:t>
            </w:r>
            <w:r>
              <w:rPr>
                <w:rFonts w:ascii="Arial" w:hAnsi="Arial" w:cs="Arial" w:hint="eastAsia"/>
                <w:sz w:val="20"/>
                <w:szCs w:val="20"/>
              </w:rPr>
              <w:t>用户</w:t>
            </w:r>
            <w:r>
              <w:rPr>
                <w:rFonts w:ascii="Arial" w:hAnsi="Arial" w:cs="Arial"/>
                <w:sz w:val="20"/>
                <w:szCs w:val="20"/>
              </w:rPr>
              <w:t>提醒告知用户相关注意事项，</w:t>
            </w:r>
            <w:r>
              <w:rPr>
                <w:rFonts w:ascii="Arial" w:hAnsi="Arial" w:cs="Arial" w:hint="eastAsia"/>
                <w:sz w:val="20"/>
                <w:szCs w:val="20"/>
              </w:rPr>
              <w:t>和舌诊</w:t>
            </w:r>
            <w:r>
              <w:rPr>
                <w:rFonts w:ascii="Arial" w:hAnsi="Arial" w:cs="Arial"/>
                <w:sz w:val="20"/>
                <w:szCs w:val="20"/>
              </w:rPr>
              <w:t>结论的</w:t>
            </w:r>
            <w:r>
              <w:rPr>
                <w:rFonts w:ascii="Arial" w:hAnsi="Arial" w:cs="Arial" w:hint="eastAsia"/>
                <w:sz w:val="20"/>
                <w:szCs w:val="20"/>
              </w:rPr>
              <w:t>局限性，</w:t>
            </w:r>
            <w:r>
              <w:rPr>
                <w:rFonts w:ascii="Arial" w:hAnsi="Arial" w:cs="Arial"/>
                <w:sz w:val="20"/>
                <w:szCs w:val="20"/>
              </w:rPr>
              <w:t>推广</w:t>
            </w:r>
            <w:r>
              <w:rPr>
                <w:rFonts w:ascii="Arial" w:hAnsi="Arial" w:cs="Arial" w:hint="eastAsia"/>
                <w:sz w:val="20"/>
                <w:szCs w:val="20"/>
              </w:rPr>
              <w:t>后续</w:t>
            </w:r>
            <w:r>
              <w:rPr>
                <w:rFonts w:ascii="Arial" w:hAnsi="Arial" w:cs="Arial"/>
                <w:sz w:val="20"/>
                <w:szCs w:val="20"/>
              </w:rPr>
              <w:t>进行专业问诊，为医生导流同时</w:t>
            </w:r>
            <w:r>
              <w:rPr>
                <w:rFonts w:ascii="Arial" w:hAnsi="Arial" w:cs="Arial" w:hint="eastAsia"/>
                <w:sz w:val="20"/>
                <w:szCs w:val="20"/>
              </w:rPr>
              <w:t>降低</w:t>
            </w:r>
            <w:r>
              <w:rPr>
                <w:rFonts w:ascii="Arial" w:hAnsi="Arial" w:cs="Arial"/>
                <w:sz w:val="20"/>
                <w:szCs w:val="20"/>
              </w:rPr>
              <w:t>运营风险，避免</w:t>
            </w:r>
            <w:r>
              <w:rPr>
                <w:rFonts w:ascii="Arial" w:hAnsi="Arial" w:cs="Arial" w:hint="eastAsia"/>
                <w:sz w:val="20"/>
                <w:szCs w:val="20"/>
              </w:rPr>
              <w:t>给</w:t>
            </w:r>
            <w:r>
              <w:rPr>
                <w:rFonts w:ascii="Arial" w:hAnsi="Arial" w:cs="Arial"/>
                <w:sz w:val="20"/>
                <w:szCs w:val="20"/>
              </w:rPr>
              <w:t>患者</w:t>
            </w:r>
            <w:r>
              <w:rPr>
                <w:rFonts w:ascii="Arial" w:hAnsi="Arial" w:cs="Arial" w:hint="eastAsia"/>
                <w:sz w:val="20"/>
                <w:szCs w:val="20"/>
              </w:rPr>
              <w:t>造成</w:t>
            </w:r>
            <w:r>
              <w:rPr>
                <w:rFonts w:ascii="Arial" w:hAnsi="Arial" w:cs="Arial"/>
                <w:sz w:val="20"/>
                <w:szCs w:val="20"/>
              </w:rPr>
              <w:t>医疗事故。</w:t>
            </w:r>
          </w:p>
          <w:p w:rsidR="004C4B62" w:rsidRPr="004C4B62" w:rsidRDefault="004C4B62" w:rsidP="00F3542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前期</w:t>
            </w:r>
            <w:r>
              <w:rPr>
                <w:rFonts w:ascii="Arial" w:hAnsi="Arial" w:cs="Arial"/>
                <w:sz w:val="20"/>
                <w:szCs w:val="20"/>
              </w:rPr>
              <w:t>在用户注册时</w:t>
            </w:r>
            <w:r>
              <w:rPr>
                <w:rFonts w:ascii="Arial" w:hAnsi="Arial" w:cs="Arial" w:hint="eastAsia"/>
                <w:sz w:val="20"/>
                <w:szCs w:val="20"/>
              </w:rPr>
              <w:t>提供</w:t>
            </w:r>
            <w:r>
              <w:rPr>
                <w:rFonts w:ascii="Arial" w:hAnsi="Arial" w:cs="Arial"/>
                <w:sz w:val="20"/>
                <w:szCs w:val="20"/>
              </w:rPr>
              <w:t>安全保障协议</w:t>
            </w:r>
            <w:r>
              <w:rPr>
                <w:rFonts w:ascii="Arial" w:hAnsi="Arial" w:cs="Arial" w:hint="eastAsia"/>
                <w:sz w:val="20"/>
                <w:szCs w:val="20"/>
              </w:rPr>
              <w:t>，</w:t>
            </w:r>
            <w:r>
              <w:rPr>
                <w:rFonts w:ascii="Arial" w:hAnsi="Arial" w:cs="Arial"/>
                <w:sz w:val="20"/>
                <w:szCs w:val="20"/>
              </w:rPr>
              <w:t>包含相关法律条款，避免后续责任。</w:t>
            </w:r>
          </w:p>
        </w:tc>
        <w:tc>
          <w:tcPr>
            <w:tcW w:w="1050" w:type="dxa"/>
          </w:tcPr>
          <w:p w:rsidR="003B54DB" w:rsidRPr="003247F2" w:rsidRDefault="00313EDA" w:rsidP="00F3542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中</w:t>
            </w:r>
          </w:p>
        </w:tc>
      </w:tr>
    </w:tbl>
    <w:p w:rsidR="0071772F" w:rsidRDefault="0071772F" w:rsidP="0071772F">
      <w:pPr>
        <w:pStyle w:val="1"/>
        <w:keepLines w:val="0"/>
        <w:widowControl/>
        <w:tabs>
          <w:tab w:val="clear" w:pos="0"/>
          <w:tab w:val="num" w:pos="720"/>
        </w:tabs>
        <w:spacing w:before="240" w:beforeAutospacing="0" w:after="120" w:afterAutospacing="0" w:line="240" w:lineRule="auto"/>
        <w:ind w:left="720" w:hanging="720"/>
        <w:rPr>
          <w:rFonts w:ascii="Arial" w:hAnsi="Arial" w:cs="Arial"/>
        </w:rPr>
      </w:pPr>
      <w:bookmarkStart w:id="69" w:name="_Toc72722105"/>
      <w:bookmarkStart w:id="70" w:name="_Toc83714221"/>
      <w:bookmarkStart w:id="71" w:name="_Toc98070344"/>
      <w:bookmarkStart w:id="72" w:name="_Toc256980061"/>
      <w:bookmarkStart w:id="73" w:name="_Toc263801791"/>
      <w:r w:rsidRPr="003247F2">
        <w:rPr>
          <w:rFonts w:ascii="Arial" w:hAnsi="Arial" w:cs="Arial"/>
        </w:rPr>
        <w:t>相关文档</w:t>
      </w:r>
      <w:bookmarkEnd w:id="69"/>
      <w:bookmarkEnd w:id="70"/>
      <w:bookmarkEnd w:id="71"/>
      <w:bookmarkEnd w:id="72"/>
      <w:bookmarkEnd w:id="73"/>
    </w:p>
    <w:p w:rsidR="008968E5" w:rsidRDefault="007E7C69" w:rsidP="008968E5">
      <w:r>
        <w:rPr>
          <w:rFonts w:hint="eastAsia"/>
        </w:rPr>
        <w:t>参考原型：</w:t>
      </w:r>
    </w:p>
    <w:p w:rsidR="007E7C69" w:rsidRDefault="007E7C69" w:rsidP="008968E5">
      <w:r w:rsidRPr="007E7C69">
        <w:rPr>
          <w:rFonts w:hint="eastAsia"/>
        </w:rPr>
        <w:t>患者端：</w:t>
      </w:r>
      <w:hyperlink r:id="rId22" w:history="1">
        <w:r w:rsidRPr="006606B5">
          <w:rPr>
            <w:rStyle w:val="a5"/>
            <w:rFonts w:hint="eastAsia"/>
          </w:rPr>
          <w:t>https://free.modao.cc/app/2f87e010f7964b2f42b61133ea834bef8d9a8cf5</w:t>
        </w:r>
      </w:hyperlink>
    </w:p>
    <w:p w:rsidR="007E7C69" w:rsidRDefault="007E7C69" w:rsidP="008968E5">
      <w:r w:rsidRPr="007E7C69">
        <w:rPr>
          <w:rFonts w:hint="eastAsia"/>
        </w:rPr>
        <w:lastRenderedPageBreak/>
        <w:t>医生端：</w:t>
      </w:r>
      <w:hyperlink r:id="rId23" w:history="1">
        <w:r w:rsidRPr="006606B5">
          <w:rPr>
            <w:rStyle w:val="a5"/>
            <w:rFonts w:hint="eastAsia"/>
          </w:rPr>
          <w:t>https://free.modao.cc/app/jrm9bodjt9k2hphrbvqyp5212mcs</w:t>
        </w:r>
      </w:hyperlink>
    </w:p>
    <w:p w:rsidR="007E7C69" w:rsidRDefault="007E7C69" w:rsidP="008968E5">
      <w:r w:rsidRPr="007E7C69">
        <w:rPr>
          <w:rFonts w:hint="eastAsia"/>
        </w:rPr>
        <w:t>管理后台：</w:t>
      </w:r>
      <w:hyperlink r:id="rId24" w:history="1">
        <w:r w:rsidRPr="006606B5">
          <w:rPr>
            <w:rStyle w:val="a5"/>
            <w:rFonts w:hint="eastAsia"/>
          </w:rPr>
          <w:t>https://free.modao.cc/app/6a36ae41d8337eaad521d626f3b42bdfabcc69c1</w:t>
        </w:r>
      </w:hyperlink>
    </w:p>
    <w:p w:rsidR="007E7C69" w:rsidRPr="007E7C69" w:rsidRDefault="007E7C69" w:rsidP="008968E5"/>
    <w:p w:rsidR="007E7C69" w:rsidRDefault="007E7C69" w:rsidP="008968E5">
      <w:r>
        <w:t>需求</w:t>
      </w:r>
      <w:r>
        <w:rPr>
          <w:rFonts w:hint="eastAsia"/>
        </w:rPr>
        <w:t>清单</w:t>
      </w:r>
      <w:r>
        <w:t>：</w:t>
      </w:r>
      <w:hyperlink r:id="rId25" w:history="1">
        <w:r w:rsidRPr="006606B5">
          <w:rPr>
            <w:rStyle w:val="a5"/>
          </w:rPr>
          <w:t>https://docs.qq.com/sheet/DS1BSYWxrYm9ZYkZ5?c=A1A0A0</w:t>
        </w:r>
      </w:hyperlink>
    </w:p>
    <w:p w:rsidR="008968E5" w:rsidRPr="008968E5" w:rsidRDefault="008968E5" w:rsidP="008968E5"/>
    <w:p w:rsidR="008E387B" w:rsidRPr="003247F2" w:rsidRDefault="008E387B">
      <w:pPr>
        <w:pStyle w:val="1"/>
        <w:rPr>
          <w:rFonts w:ascii="Arial" w:hAnsi="Arial" w:cs="Arial"/>
          <w:iCs/>
        </w:rPr>
      </w:pPr>
      <w:bookmarkStart w:id="74" w:name="_Toc263801792"/>
      <w:r w:rsidRPr="003247F2">
        <w:rPr>
          <w:rFonts w:ascii="Arial" w:hAnsi="Arial" w:cs="Arial"/>
          <w:iCs/>
        </w:rPr>
        <w:t>附件</w:t>
      </w:r>
      <w:bookmarkEnd w:id="74"/>
    </w:p>
    <w:p w:rsidR="008E387B" w:rsidRPr="007E7C69" w:rsidRDefault="007E7C69" w:rsidP="00CD186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7E7C69">
        <w:rPr>
          <w:rFonts w:ascii="Arial" w:hAnsi="Arial" w:cs="Arial" w:hint="eastAsia"/>
          <w:i w:val="0"/>
          <w:color w:val="000000" w:themeColor="text1"/>
        </w:rPr>
        <w:t>无</w:t>
      </w:r>
    </w:p>
    <w:sectPr w:rsidR="008E387B" w:rsidRPr="007E7C69" w:rsidSect="00F718A4">
      <w:headerReference w:type="default" r:id="rId26"/>
      <w:footerReference w:type="default" r:id="rId27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CE8" w:rsidRDefault="00962CE8">
      <w:r>
        <w:separator/>
      </w:r>
    </w:p>
  </w:endnote>
  <w:endnote w:type="continuationSeparator" w:id="0">
    <w:p w:rsidR="00962CE8" w:rsidRDefault="00962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??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59F" w:rsidRPr="006515A3" w:rsidRDefault="00C3259F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B2404E">
      <w:rPr>
        <w:rStyle w:val="a8"/>
        <w:rFonts w:ascii="Arial" w:hAnsi="Arial" w:cs="Arial"/>
        <w:noProof/>
      </w:rPr>
      <w:t>22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CE8" w:rsidRDefault="00962CE8">
      <w:r>
        <w:separator/>
      </w:r>
    </w:p>
  </w:footnote>
  <w:footnote w:type="continuationSeparator" w:id="0">
    <w:p w:rsidR="00962CE8" w:rsidRDefault="00962C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59F" w:rsidRDefault="00C3259F" w:rsidP="00993341">
    <w:pPr>
      <w:pStyle w:val="a3"/>
      <w:tabs>
        <w:tab w:val="clear" w:pos="8306"/>
        <w:tab w:val="right" w:pos="9360"/>
      </w:tabs>
      <w:jc w:val="both"/>
    </w:pPr>
    <w:proofErr w:type="gramStart"/>
    <w:r>
      <w:rPr>
        <w:rFonts w:hint="eastAsia"/>
      </w:rPr>
      <w:t>万维图</w:t>
    </w:r>
    <w:proofErr w:type="gramEnd"/>
    <w:r>
      <w:rPr>
        <w:rFonts w:hint="eastAsia"/>
      </w:rPr>
      <w:t>新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编写人</w:t>
    </w:r>
    <w:r>
      <w:t>：</w:t>
    </w:r>
    <w:proofErr w:type="gramStart"/>
    <w:r>
      <w:rPr>
        <w:rFonts w:hint="eastAsia"/>
      </w:rPr>
      <w:t>邓</w:t>
    </w:r>
    <w:proofErr w:type="gramEnd"/>
    <w:r>
      <w:rPr>
        <w:rFonts w:hint="eastAsia"/>
      </w:rPr>
      <w:t>高程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A6EDC"/>
    <w:multiLevelType w:val="hybridMultilevel"/>
    <w:tmpl w:val="2E96BF56"/>
    <w:lvl w:ilvl="0" w:tplc="BFB4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EC77B0"/>
    <w:multiLevelType w:val="hybridMultilevel"/>
    <w:tmpl w:val="4F943F4A"/>
    <w:lvl w:ilvl="0" w:tplc="B986C3E4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8AE02E1E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9EE411C8">
      <w:start w:val="1"/>
      <w:numFmt w:val="decimal"/>
      <w:lvlText w:val="%3)"/>
      <w:lvlJc w:val="left"/>
      <w:pPr>
        <w:tabs>
          <w:tab w:val="num" w:pos="1620"/>
        </w:tabs>
        <w:ind w:left="1620" w:hanging="360"/>
      </w:pPr>
      <w:rPr>
        <w:rFonts w:eastAsia="??" w:hint="default"/>
      </w:rPr>
    </w:lvl>
    <w:lvl w:ilvl="3" w:tplc="64D22A80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D140087C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D194CD74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88CC5E52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EC68DA8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76A63192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36F22758"/>
    <w:multiLevelType w:val="hybridMultilevel"/>
    <w:tmpl w:val="0ABE9240"/>
    <w:lvl w:ilvl="0" w:tplc="BE7AEA1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7A73E22"/>
    <w:multiLevelType w:val="hybridMultilevel"/>
    <w:tmpl w:val="B518D2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88B6BD6"/>
    <w:multiLevelType w:val="hybridMultilevel"/>
    <w:tmpl w:val="9BDCE2CC"/>
    <w:lvl w:ilvl="0" w:tplc="9C527A48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</w:lvl>
    <w:lvl w:ilvl="1" w:tplc="886E8DAE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E8C0CE38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D9E4A068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489E2366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83B2D3D0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6EF8BEDC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9B9052E8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E72C3444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5">
    <w:nsid w:val="3C3E52D4"/>
    <w:multiLevelType w:val="multilevel"/>
    <w:tmpl w:val="54A6EEE2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43334454"/>
    <w:multiLevelType w:val="hybridMultilevel"/>
    <w:tmpl w:val="1D20D0A0"/>
    <w:lvl w:ilvl="0" w:tplc="BE7AEA1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11D5B06"/>
    <w:multiLevelType w:val="multilevel"/>
    <w:tmpl w:val="902A35B0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63FE65DE"/>
    <w:multiLevelType w:val="hybridMultilevel"/>
    <w:tmpl w:val="83944FAE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A123A6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771A727E"/>
    <w:multiLevelType w:val="hybridMultilevel"/>
    <w:tmpl w:val="D8E6B336"/>
    <w:lvl w:ilvl="0" w:tplc="48C06F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AE45E76"/>
    <w:multiLevelType w:val="multilevel"/>
    <w:tmpl w:val="8B6AD4B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7"/>
  </w:num>
  <w:num w:numId="5">
    <w:abstractNumId w:val="7"/>
  </w:num>
  <w:num w:numId="6">
    <w:abstractNumId w:val="7"/>
  </w:num>
  <w:num w:numId="7">
    <w:abstractNumId w:val="8"/>
  </w:num>
  <w:num w:numId="8">
    <w:abstractNumId w:val="10"/>
  </w:num>
  <w:num w:numId="9">
    <w:abstractNumId w:val="5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0"/>
  </w:num>
  <w:num w:numId="24">
    <w:abstractNumId w:val="7"/>
  </w:num>
  <w:num w:numId="25">
    <w:abstractNumId w:val="9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2"/>
  </w:num>
  <w:num w:numId="40">
    <w:abstractNumId w:val="6"/>
  </w:num>
  <w:numIdMacAtCleanup w:val="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邓 高程">
    <w15:presenceInfo w15:providerId="Windows Live" w15:userId="cb5fbc4fca55f1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A61"/>
    <w:rsid w:val="00000E55"/>
    <w:rsid w:val="0001490E"/>
    <w:rsid w:val="00025BF5"/>
    <w:rsid w:val="000414C1"/>
    <w:rsid w:val="00051A07"/>
    <w:rsid w:val="000522C8"/>
    <w:rsid w:val="0006375D"/>
    <w:rsid w:val="00064802"/>
    <w:rsid w:val="00073567"/>
    <w:rsid w:val="00086723"/>
    <w:rsid w:val="000A087E"/>
    <w:rsid w:val="000B114D"/>
    <w:rsid w:val="000D332A"/>
    <w:rsid w:val="000D3B6F"/>
    <w:rsid w:val="000D5E88"/>
    <w:rsid w:val="000E4C67"/>
    <w:rsid w:val="00111E68"/>
    <w:rsid w:val="00115E13"/>
    <w:rsid w:val="00125E19"/>
    <w:rsid w:val="00137EAB"/>
    <w:rsid w:val="00143E07"/>
    <w:rsid w:val="00145940"/>
    <w:rsid w:val="0014793F"/>
    <w:rsid w:val="001669C3"/>
    <w:rsid w:val="00173B58"/>
    <w:rsid w:val="00191CD5"/>
    <w:rsid w:val="0019236E"/>
    <w:rsid w:val="00197AF7"/>
    <w:rsid w:val="001A7ACA"/>
    <w:rsid w:val="001B6B05"/>
    <w:rsid w:val="001B6BC8"/>
    <w:rsid w:val="001C72D9"/>
    <w:rsid w:val="002000D8"/>
    <w:rsid w:val="00210BFA"/>
    <w:rsid w:val="00225240"/>
    <w:rsid w:val="00231206"/>
    <w:rsid w:val="002362FD"/>
    <w:rsid w:val="00240D6F"/>
    <w:rsid w:val="0025761B"/>
    <w:rsid w:val="00266DC6"/>
    <w:rsid w:val="00267A9C"/>
    <w:rsid w:val="00270CD7"/>
    <w:rsid w:val="00283ED5"/>
    <w:rsid w:val="00294AD6"/>
    <w:rsid w:val="002B400B"/>
    <w:rsid w:val="002B5B48"/>
    <w:rsid w:val="002B748F"/>
    <w:rsid w:val="002C2F74"/>
    <w:rsid w:val="002D1560"/>
    <w:rsid w:val="002E01AA"/>
    <w:rsid w:val="003031B7"/>
    <w:rsid w:val="0030676B"/>
    <w:rsid w:val="0031355A"/>
    <w:rsid w:val="00313EDA"/>
    <w:rsid w:val="003205E0"/>
    <w:rsid w:val="003216AB"/>
    <w:rsid w:val="003247F2"/>
    <w:rsid w:val="003343EF"/>
    <w:rsid w:val="00354D2D"/>
    <w:rsid w:val="00363461"/>
    <w:rsid w:val="0037029E"/>
    <w:rsid w:val="00370C9A"/>
    <w:rsid w:val="00376073"/>
    <w:rsid w:val="003810C4"/>
    <w:rsid w:val="00387B10"/>
    <w:rsid w:val="003A592D"/>
    <w:rsid w:val="003B46F6"/>
    <w:rsid w:val="003B54DB"/>
    <w:rsid w:val="003D2C6F"/>
    <w:rsid w:val="003E38FD"/>
    <w:rsid w:val="003E4BCA"/>
    <w:rsid w:val="00411C13"/>
    <w:rsid w:val="00416119"/>
    <w:rsid w:val="00426250"/>
    <w:rsid w:val="004328AF"/>
    <w:rsid w:val="00436889"/>
    <w:rsid w:val="00481A6F"/>
    <w:rsid w:val="004906A4"/>
    <w:rsid w:val="00493B28"/>
    <w:rsid w:val="00496A95"/>
    <w:rsid w:val="004A1B6F"/>
    <w:rsid w:val="004A4A23"/>
    <w:rsid w:val="004B3E05"/>
    <w:rsid w:val="004C04DD"/>
    <w:rsid w:val="004C0DEB"/>
    <w:rsid w:val="004C4B62"/>
    <w:rsid w:val="004C6FBD"/>
    <w:rsid w:val="004D3A5F"/>
    <w:rsid w:val="004D5F4B"/>
    <w:rsid w:val="004D69A8"/>
    <w:rsid w:val="004D7B3D"/>
    <w:rsid w:val="004F29AB"/>
    <w:rsid w:val="00502B35"/>
    <w:rsid w:val="00506549"/>
    <w:rsid w:val="0052295F"/>
    <w:rsid w:val="00537AE2"/>
    <w:rsid w:val="00573384"/>
    <w:rsid w:val="00574A6F"/>
    <w:rsid w:val="005819A5"/>
    <w:rsid w:val="00582155"/>
    <w:rsid w:val="005825A7"/>
    <w:rsid w:val="005934AA"/>
    <w:rsid w:val="005B542F"/>
    <w:rsid w:val="005C04F0"/>
    <w:rsid w:val="005C4E55"/>
    <w:rsid w:val="005D2FB8"/>
    <w:rsid w:val="005E3E78"/>
    <w:rsid w:val="005F6A42"/>
    <w:rsid w:val="00611862"/>
    <w:rsid w:val="00614CE6"/>
    <w:rsid w:val="00632486"/>
    <w:rsid w:val="006410DF"/>
    <w:rsid w:val="006413A0"/>
    <w:rsid w:val="00642A25"/>
    <w:rsid w:val="00645075"/>
    <w:rsid w:val="006470E3"/>
    <w:rsid w:val="006515A3"/>
    <w:rsid w:val="00656574"/>
    <w:rsid w:val="00661824"/>
    <w:rsid w:val="00666F2A"/>
    <w:rsid w:val="00674603"/>
    <w:rsid w:val="0067754D"/>
    <w:rsid w:val="00693502"/>
    <w:rsid w:val="00693D39"/>
    <w:rsid w:val="00696707"/>
    <w:rsid w:val="006A0441"/>
    <w:rsid w:val="006C696F"/>
    <w:rsid w:val="006D55DB"/>
    <w:rsid w:val="006E176E"/>
    <w:rsid w:val="00711053"/>
    <w:rsid w:val="0071424E"/>
    <w:rsid w:val="007175CD"/>
    <w:rsid w:val="0071772F"/>
    <w:rsid w:val="00724F66"/>
    <w:rsid w:val="00735652"/>
    <w:rsid w:val="007367D4"/>
    <w:rsid w:val="00746423"/>
    <w:rsid w:val="007502CB"/>
    <w:rsid w:val="007513C2"/>
    <w:rsid w:val="00763027"/>
    <w:rsid w:val="00770F9C"/>
    <w:rsid w:val="0077556F"/>
    <w:rsid w:val="00781C52"/>
    <w:rsid w:val="00787C3C"/>
    <w:rsid w:val="0079497E"/>
    <w:rsid w:val="007A191F"/>
    <w:rsid w:val="007A20C3"/>
    <w:rsid w:val="007B1312"/>
    <w:rsid w:val="007B74A2"/>
    <w:rsid w:val="007E1E0A"/>
    <w:rsid w:val="007E33E7"/>
    <w:rsid w:val="007E7C69"/>
    <w:rsid w:val="007F2A09"/>
    <w:rsid w:val="008030FB"/>
    <w:rsid w:val="00824253"/>
    <w:rsid w:val="008418A4"/>
    <w:rsid w:val="00851878"/>
    <w:rsid w:val="00851E0C"/>
    <w:rsid w:val="0085482D"/>
    <w:rsid w:val="008550FD"/>
    <w:rsid w:val="00865B94"/>
    <w:rsid w:val="008968E5"/>
    <w:rsid w:val="008A2055"/>
    <w:rsid w:val="008A38CF"/>
    <w:rsid w:val="008A41C9"/>
    <w:rsid w:val="008B459C"/>
    <w:rsid w:val="008B4D82"/>
    <w:rsid w:val="008E387B"/>
    <w:rsid w:val="008E5FFC"/>
    <w:rsid w:val="00900014"/>
    <w:rsid w:val="00902D88"/>
    <w:rsid w:val="009031DC"/>
    <w:rsid w:val="00907A7E"/>
    <w:rsid w:val="00917912"/>
    <w:rsid w:val="00922EC8"/>
    <w:rsid w:val="00927AE2"/>
    <w:rsid w:val="009402EE"/>
    <w:rsid w:val="00941E06"/>
    <w:rsid w:val="00947705"/>
    <w:rsid w:val="00953B0F"/>
    <w:rsid w:val="009607CE"/>
    <w:rsid w:val="00962CE8"/>
    <w:rsid w:val="00966A61"/>
    <w:rsid w:val="00980AFF"/>
    <w:rsid w:val="00991241"/>
    <w:rsid w:val="00993341"/>
    <w:rsid w:val="00993E79"/>
    <w:rsid w:val="009A7B19"/>
    <w:rsid w:val="009B587E"/>
    <w:rsid w:val="009B76F2"/>
    <w:rsid w:val="009E3582"/>
    <w:rsid w:val="009E5CB6"/>
    <w:rsid w:val="009F7EAC"/>
    <w:rsid w:val="00A17748"/>
    <w:rsid w:val="00A702A6"/>
    <w:rsid w:val="00A70537"/>
    <w:rsid w:val="00A74094"/>
    <w:rsid w:val="00AC554B"/>
    <w:rsid w:val="00AC58AB"/>
    <w:rsid w:val="00AC6197"/>
    <w:rsid w:val="00AD4A56"/>
    <w:rsid w:val="00B00763"/>
    <w:rsid w:val="00B148DD"/>
    <w:rsid w:val="00B2404E"/>
    <w:rsid w:val="00B2591D"/>
    <w:rsid w:val="00B30FF0"/>
    <w:rsid w:val="00B35D33"/>
    <w:rsid w:val="00BA11EA"/>
    <w:rsid w:val="00BE0D8E"/>
    <w:rsid w:val="00BE63A3"/>
    <w:rsid w:val="00BF30E4"/>
    <w:rsid w:val="00BF7F4E"/>
    <w:rsid w:val="00C04AFD"/>
    <w:rsid w:val="00C07961"/>
    <w:rsid w:val="00C1537B"/>
    <w:rsid w:val="00C3259F"/>
    <w:rsid w:val="00C44631"/>
    <w:rsid w:val="00C656A9"/>
    <w:rsid w:val="00C65906"/>
    <w:rsid w:val="00CB2738"/>
    <w:rsid w:val="00CC051B"/>
    <w:rsid w:val="00CC7D7F"/>
    <w:rsid w:val="00CD186B"/>
    <w:rsid w:val="00CD5FA5"/>
    <w:rsid w:val="00CF0ACA"/>
    <w:rsid w:val="00D03E5D"/>
    <w:rsid w:val="00D0623C"/>
    <w:rsid w:val="00D17049"/>
    <w:rsid w:val="00D27350"/>
    <w:rsid w:val="00D339EE"/>
    <w:rsid w:val="00D41551"/>
    <w:rsid w:val="00D43400"/>
    <w:rsid w:val="00D442CD"/>
    <w:rsid w:val="00D706EE"/>
    <w:rsid w:val="00DC7A2D"/>
    <w:rsid w:val="00DD20E9"/>
    <w:rsid w:val="00DD6AE0"/>
    <w:rsid w:val="00DE37F0"/>
    <w:rsid w:val="00E00B38"/>
    <w:rsid w:val="00E02CFB"/>
    <w:rsid w:val="00E1230C"/>
    <w:rsid w:val="00E132E0"/>
    <w:rsid w:val="00E16D15"/>
    <w:rsid w:val="00E17982"/>
    <w:rsid w:val="00E30D44"/>
    <w:rsid w:val="00E3306D"/>
    <w:rsid w:val="00E33A57"/>
    <w:rsid w:val="00E41771"/>
    <w:rsid w:val="00E41BFB"/>
    <w:rsid w:val="00E42163"/>
    <w:rsid w:val="00E51C47"/>
    <w:rsid w:val="00E536F0"/>
    <w:rsid w:val="00E60A94"/>
    <w:rsid w:val="00E66383"/>
    <w:rsid w:val="00E83D7E"/>
    <w:rsid w:val="00E87166"/>
    <w:rsid w:val="00E92F4A"/>
    <w:rsid w:val="00EB14F3"/>
    <w:rsid w:val="00EB18FE"/>
    <w:rsid w:val="00EB2BCA"/>
    <w:rsid w:val="00EC46F5"/>
    <w:rsid w:val="00ED3A73"/>
    <w:rsid w:val="00ED5A16"/>
    <w:rsid w:val="00EE3F90"/>
    <w:rsid w:val="00EF0A88"/>
    <w:rsid w:val="00EF35B1"/>
    <w:rsid w:val="00F10631"/>
    <w:rsid w:val="00F166CC"/>
    <w:rsid w:val="00F25DD9"/>
    <w:rsid w:val="00F35425"/>
    <w:rsid w:val="00F44C46"/>
    <w:rsid w:val="00F453AA"/>
    <w:rsid w:val="00F61C43"/>
    <w:rsid w:val="00F667CA"/>
    <w:rsid w:val="00F718A4"/>
    <w:rsid w:val="00F7363B"/>
    <w:rsid w:val="00F94474"/>
    <w:rsid w:val="00FA181F"/>
    <w:rsid w:val="00FA7091"/>
    <w:rsid w:val="00FC0DE3"/>
    <w:rsid w:val="00FD6286"/>
    <w:rsid w:val="00FD69BC"/>
    <w:rsid w:val="00FF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1531718-2F9D-481D-A5DC-5ADDFDED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Lines="50" w:before="50" w:afterLines="50" w:after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pPr>
      <w:ind w:leftChars="200" w:left="200"/>
      <w:jc w:val="left"/>
    </w:p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styleId="30">
    <w:name w:val="toc 3"/>
    <w:basedOn w:val="a"/>
    <w:next w:val="a"/>
    <w:uiPriority w:val="39"/>
    <w:pPr>
      <w:ind w:leftChars="400" w:left="400"/>
      <w:jc w:val="left"/>
    </w:pPr>
  </w:style>
  <w:style w:type="paragraph" w:styleId="40">
    <w:name w:val="toc 4"/>
    <w:basedOn w:val="a"/>
    <w:next w:val="a"/>
    <w:uiPriority w:val="39"/>
    <w:pPr>
      <w:ind w:leftChars="600" w:left="600"/>
      <w:jc w:val="left"/>
    </w:pPr>
  </w:style>
  <w:style w:type="paragraph" w:styleId="50">
    <w:name w:val="toc 5"/>
    <w:basedOn w:val="a"/>
    <w:next w:val="a"/>
    <w:semiHidden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a7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</w:style>
  <w:style w:type="paragraph" w:customStyle="1" w:styleId="TAH">
    <w:name w:val="TAH"/>
    <w:basedOn w:val="a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pPr>
      <w:jc w:val="center"/>
    </w:pPr>
  </w:style>
  <w:style w:type="paragraph" w:styleId="ac">
    <w:name w:val="Balloon Text"/>
    <w:basedOn w:val="a"/>
    <w:link w:val="Char"/>
    <w:semiHidden/>
    <w:unhideWhenUsed/>
    <w:rsid w:val="00851E0C"/>
    <w:rPr>
      <w:sz w:val="18"/>
      <w:szCs w:val="18"/>
    </w:rPr>
  </w:style>
  <w:style w:type="character" w:customStyle="1" w:styleId="Char">
    <w:name w:val="批注框文本 Char"/>
    <w:basedOn w:val="a0"/>
    <w:link w:val="ac"/>
    <w:semiHidden/>
    <w:rsid w:val="00851E0C"/>
    <w:rPr>
      <w:kern w:val="2"/>
      <w:sz w:val="18"/>
      <w:szCs w:val="18"/>
    </w:rPr>
  </w:style>
  <w:style w:type="character" w:styleId="ad">
    <w:name w:val="Emphasis"/>
    <w:basedOn w:val="a0"/>
    <w:qFormat/>
    <w:rsid w:val="00C659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rocesson.com/view/link/5da7c106e4b0ea86c2b3dd5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qq.com/sheet/DS1BSYWxrYm9ZYkZ5?c=A1A0A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free.modao.cc/app/6a36ae41d8337eaad521d626f3b42bdfabcc69c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free.modao.cc/app/jrm9bodjt9k2hphrbvqyp5212mc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ree.modao.cc/app/2f87e010f7964b2f42b61133ea834bef8d9a8cf5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23</Pages>
  <Words>1351</Words>
  <Characters>7704</Characters>
  <Application>Microsoft Office Word</Application>
  <DocSecurity>0</DocSecurity>
  <Lines>64</Lines>
  <Paragraphs>18</Paragraphs>
  <ScaleCrop>false</ScaleCrop>
  <Company>上海我友网络</Company>
  <LinksUpToDate>false</LinksUpToDate>
  <CharactersWithSpaces>9037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gaara</dc:creator>
  <cp:lastModifiedBy>邓 高程</cp:lastModifiedBy>
  <cp:revision>158</cp:revision>
  <cp:lastPrinted>2001-12-24T08:54:00Z</cp:lastPrinted>
  <dcterms:created xsi:type="dcterms:W3CDTF">2019-11-11T01:12:00Z</dcterms:created>
  <dcterms:modified xsi:type="dcterms:W3CDTF">2019-11-15T05:28:00Z</dcterms:modified>
</cp:coreProperties>
</file>